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6"/>
          <w:szCs w:val="56"/>
        </w:rPr>
      </w:pPr>
      <w:r w:rsidDel="00000000" w:rsidR="00000000" w:rsidRPr="00000000">
        <w:rPr>
          <w:sz w:val="56"/>
          <w:szCs w:val="56"/>
          <w:rtl w:val="0"/>
        </w:rPr>
        <w:t xml:space="preserve">Questions for Alfred:</w:t>
      </w:r>
    </w:p>
    <w:p w:rsidR="00000000" w:rsidDel="00000000" w:rsidP="00000000" w:rsidRDefault="00000000" w:rsidRPr="00000000" w14:paraId="00000002">
      <w:pPr>
        <w:spacing w:after="80" w:lineRule="auto"/>
        <w:rPr>
          <w:sz w:val="56"/>
          <w:szCs w:val="56"/>
        </w:rPr>
      </w:pPr>
      <w:r w:rsidDel="00000000" w:rsidR="00000000" w:rsidRPr="00000000">
        <w:rPr>
          <w:sz w:val="56"/>
          <w:szCs w:val="56"/>
          <w:rtl w:val="0"/>
        </w:rPr>
        <w:t xml:space="preserve">Enabling Digital-First Products</w:t>
      </w:r>
    </w:p>
    <w:p w:rsidR="00000000" w:rsidDel="00000000" w:rsidP="00000000" w:rsidRDefault="00000000" w:rsidRPr="00000000" w14:paraId="00000003">
      <w:pPr>
        <w:spacing w:after="160" w:line="354.32672727272734" w:lineRule="auto"/>
        <w:rPr>
          <w:color w:val="595959"/>
          <w:sz w:val="28"/>
          <w:szCs w:val="28"/>
        </w:rPr>
      </w:pPr>
      <w:r w:rsidDel="00000000" w:rsidR="00000000" w:rsidRPr="00000000">
        <w:rPr>
          <w:color w:val="595959"/>
          <w:sz w:val="28"/>
          <w:szCs w:val="28"/>
          <w:rtl w:val="0"/>
        </w:rPr>
        <w:t xml:space="preserve">January 2026</w:t>
      </w:r>
    </w:p>
    <w:p w:rsidR="00000000" w:rsidDel="00000000" w:rsidP="00000000" w:rsidRDefault="00000000" w:rsidRPr="00000000" w14:paraId="00000004">
      <w:pPr>
        <w:pStyle w:val="Heading1"/>
        <w:keepNext w:val="0"/>
        <w:keepLines w:val="0"/>
        <w:spacing w:after="80" w:before="0" w:line="193.6698260869565" w:lineRule="auto"/>
        <w:rPr>
          <w:b w:val="1"/>
          <w:bCs w:val="1"/>
          <w:color w:val="0070c0"/>
          <w:sz w:val="32"/>
          <w:szCs w:val="32"/>
        </w:rPr>
      </w:pPr>
      <w:bookmarkStart w:colFirst="0" w:colLast="0" w:name="_6d56flptiyku" w:id="0"/>
      <w:bookmarkEnd w:id="0"/>
      <w:r w:rsidDel="00000000" w:rsidR="00000000" w:rsidRPr="00000000">
        <w:rPr>
          <w:b w:val="1"/>
          <w:bCs w:val="1"/>
          <w:color w:val="0070c0"/>
          <w:sz w:val="32"/>
          <w:szCs w:val="32"/>
          <w:rtl w:val="0"/>
        </w:rPr>
        <w:t xml:space="preserve">Data Model questions</w:t>
      </w:r>
    </w:p>
    <w:p w:rsidR="00000000" w:rsidDel="00000000" w:rsidP="00000000" w:rsidRDefault="00000000" w:rsidRPr="00000000" w14:paraId="00000005">
      <w:pPr>
        <w:pStyle w:val="Heading2"/>
        <w:keepNext w:val="0"/>
        <w:keepLines w:val="0"/>
        <w:spacing w:after="80" w:before="160" w:line="227.29447058823527" w:lineRule="auto"/>
        <w:rPr>
          <w:b w:val="1"/>
          <w:bCs w:val="1"/>
          <w:sz w:val="28"/>
          <w:szCs w:val="28"/>
        </w:rPr>
      </w:pPr>
      <w:bookmarkStart w:colFirst="0" w:colLast="0" w:name="_7qpfeovvvgn2" w:id="1"/>
      <w:bookmarkEnd w:id="1"/>
      <w:r w:rsidDel="00000000" w:rsidR="00000000" w:rsidRPr="00000000">
        <w:rPr>
          <w:b w:val="1"/>
          <w:bCs w:val="1"/>
          <w:sz w:val="28"/>
          <w:szCs w:val="28"/>
          <w:rtl w:val="0"/>
        </w:rPr>
        <w:t xml:space="preserve">Section 1: FileMaker Database Structure</w:t>
      </w:r>
    </w:p>
    <w:p w:rsidR="00000000" w:rsidDel="00000000" w:rsidP="00000000" w:rsidRDefault="00000000" w:rsidRPr="00000000" w14:paraId="00000006">
      <w:pPr>
        <w:numPr>
          <w:ilvl w:val="0"/>
          <w:numId w:val="12"/>
        </w:numPr>
        <w:spacing w:after="0" w:afterAutospacing="0" w:line="303.7090909090909" w:lineRule="auto"/>
        <w:ind w:left="720" w:hanging="360"/>
        <w:rPr>
          <w:ins w:author="Mendy Varga" w:id="1" w:date="2026-02-01T18:10:45Z"/>
          <w:sz w:val="24"/>
          <w:szCs w:val="24"/>
        </w:rPr>
      </w:pPr>
      <w:r w:rsidDel="00000000" w:rsidR="00000000" w:rsidRPr="00000000">
        <w:rPr>
          <w:sz w:val="24"/>
          <w:szCs w:val="24"/>
          <w:rtl w:val="0"/>
        </w:rPr>
        <w:t xml:space="preserve">What specific tables are modified when a new product is created in </w:t>
      </w:r>
      <w:r w:rsidDel="00000000" w:rsidR="00000000" w:rsidRPr="00000000">
        <w:rPr>
          <w:rFonts w:ascii="Verdana" w:cs="Verdana" w:eastAsia="Verdana" w:hAnsi="Verdana"/>
          <w:i w:val="1"/>
          <w:iCs w:val="1"/>
          <w:sz w:val="24"/>
          <w:szCs w:val="24"/>
          <w:rtl w:val="0"/>
        </w:rPr>
        <w:t xml:space="preserve">FileMaker</w:t>
      </w:r>
      <w:r w:rsidDel="00000000" w:rsidR="00000000" w:rsidRPr="00000000">
        <w:rPr>
          <w:sz w:val="24"/>
          <w:szCs w:val="24"/>
          <w:rtl w:val="0"/>
        </w:rPr>
        <w:t xml:space="preserve">? Please show me some </w:t>
      </w:r>
      <w:r w:rsidDel="00000000" w:rsidR="00000000" w:rsidRPr="00000000">
        <w:rPr>
          <w:b w:val="1"/>
          <w:bCs w:val="1"/>
          <w:color w:val="ee0000"/>
          <w:sz w:val="24"/>
          <w:szCs w:val="24"/>
          <w:rtl w:val="0"/>
        </w:rPr>
        <w:t xml:space="preserve">screenshots</w:t>
      </w:r>
      <w:r w:rsidDel="00000000" w:rsidR="00000000" w:rsidRPr="00000000">
        <w:rPr>
          <w:sz w:val="24"/>
          <w:szCs w:val="24"/>
          <w:rtl w:val="0"/>
        </w:rPr>
        <w:t xml:space="preserve"> of new products. Ideally a product only digital (although with a physical dummy) and a product with real physical and digital.</w:t>
      </w:r>
      <w:ins w:author="Mendy Varga" w:id="1" w:date="2026-02-01T18:10:45Z">
        <w:r w:rsidDel="00000000" w:rsidR="00000000" w:rsidRPr="00000000">
          <w:rPr>
            <w:rtl w:val="0"/>
          </w:rPr>
        </w:r>
      </w:ins>
    </w:p>
    <w:p w:rsidR="00000000" w:rsidDel="00000000" w:rsidP="00000000" w:rsidRDefault="00000000" w:rsidRPr="00000000" w14:paraId="00000007">
      <w:pPr>
        <w:spacing w:after="0" w:afterAutospacing="0" w:line="303.7090909090909" w:lineRule="auto"/>
        <w:ind w:left="720" w:firstLine="0"/>
        <w:rPr>
          <w:ins w:author="Travis Haase" w:id="3" w:date="2026-01-30T17:14:54Z"/>
          <w:rFonts w:ascii="Arial" w:cs="Arial" w:eastAsia="Arial" w:hAnsi="Arial"/>
          <w:b w:val="0"/>
          <w:bCs w:val="0"/>
          <w:i w:val="0"/>
          <w:iCs w:val="0"/>
          <w:smallCaps w:val="0"/>
          <w:strike w:val="0"/>
          <w:color w:val="000000"/>
          <w:sz w:val="22"/>
          <w:szCs w:val="22"/>
          <w:u w:val="none"/>
          <w:shd w:fill="auto" w:val="clear"/>
          <w:vertAlign w:val="baseline"/>
          <w:rPrChange w:author="Mendy Varga" w:id="5" w:date="2026-02-01T18:10:47Z">
            <w:rPr>
              <w:sz w:val="24"/>
              <w:szCs w:val="24"/>
            </w:rPr>
          </w:rPrChange>
        </w:rPr>
        <w:pPrChange w:author="Mendy Varga" w:id="0" w:date="2026-02-01T18:10:47Z">
          <w:pPr>
            <w:numPr>
              <w:ilvl w:val="0"/>
              <w:numId w:val="12"/>
            </w:numPr>
            <w:spacing w:after="160" w:line="303.7090909090909" w:lineRule="auto"/>
            <w:ind w:left="720" w:hanging="360"/>
          </w:pPr>
        </w:pPrChange>
      </w:pPr>
      <w:ins w:author="Mendy Varga" w:id="1" w:date="2026-02-01T18:10:45Z">
        <w:r w:rsidDel="00000000" w:rsidR="00000000" w:rsidRPr="00000000">
          <w:rPr>
            <w:b w:val="1"/>
            <w:bCs w:val="1"/>
            <w:sz w:val="24"/>
            <w:szCs w:val="24"/>
            <w:rtl w:val="0"/>
            <w:rPrChange w:author="Mendy Varga" w:id="2" w:date="2026-02-01T18:10:45Z">
              <w:rPr>
                <w:sz w:val="24"/>
                <w:szCs w:val="24"/>
              </w:rPr>
            </w:rPrChange>
          </w:rPr>
          <w:t xml:space="preserve">Answer Summary: </w:t>
        </w:r>
        <w:r w:rsidDel="00000000" w:rsidR="00000000" w:rsidRPr="00000000">
          <w:rPr>
            <w:sz w:val="24"/>
            <w:szCs w:val="24"/>
            <w:rtl w:val="0"/>
          </w:rPr>
          <w:t xml:space="preserve">Product, ContributorRole, TOCSongSources (if more than 1 song in a SKU)</w:t>
        </w:r>
      </w:ins>
      <w:ins w:author="Travis Haase" w:id="3" w:date="2026-01-30T17:14:54Z">
        <w:r w:rsidDel="00000000" w:rsidR="00000000" w:rsidRPr="00000000">
          <w:rPr>
            <w:sz w:val="24"/>
            <w:szCs w:val="24"/>
            <w:rtl w:val="0"/>
          </w:rPr>
          <w:br w:type="textWrapping"/>
        </w:r>
        <w:r w:rsidDel="00000000" w:rsidR="00000000" w:rsidRPr="00000000">
          <w:rPr>
            <w:b w:val="1"/>
            <w:bCs w:val="1"/>
            <w:sz w:val="24"/>
            <w:szCs w:val="24"/>
            <w:rtl w:val="0"/>
            <w:rPrChange w:author="Travis Haase" w:id="4" w:date="2026-01-30T17:14:54Z">
              <w:rPr>
                <w:sz w:val="24"/>
                <w:szCs w:val="24"/>
              </w:rPr>
            </w:rPrChange>
          </w:rPr>
          <w:t xml:space="preserve">Answers:</w:t>
        </w:r>
      </w:ins>
    </w:p>
    <w:p w:rsidR="00000000" w:rsidDel="00000000" w:rsidP="00000000" w:rsidRDefault="00000000" w:rsidRPr="00000000" w14:paraId="00000008">
      <w:pPr>
        <w:numPr>
          <w:ilvl w:val="1"/>
          <w:numId w:val="12"/>
        </w:numPr>
        <w:spacing w:after="0" w:afterAutospacing="0" w:line="303.7090909090909" w:lineRule="auto"/>
        <w:ind w:left="1440" w:hanging="360"/>
        <w:rPr>
          <w:ins w:author="Travis Haase" w:id="3" w:date="2026-01-30T17:14:54Z"/>
          <w:sz w:val="24"/>
          <w:szCs w:val="24"/>
          <w:u w:val="none"/>
        </w:rPr>
      </w:pPr>
      <w:ins w:author="Travis Haase" w:id="3" w:date="2026-01-30T17:14:54Z">
        <w:r w:rsidDel="00000000" w:rsidR="00000000" w:rsidRPr="00000000">
          <w:rPr>
            <w:sz w:val="24"/>
            <w:szCs w:val="24"/>
            <w:rtl w:val="0"/>
          </w:rPr>
          <w:t xml:space="preserve">When a new product is created in FileMaker, the following tables are modified:</w:t>
        </w:r>
      </w:ins>
    </w:p>
    <w:p w:rsidR="00000000" w:rsidDel="00000000" w:rsidP="00000000" w:rsidRDefault="00000000" w:rsidRPr="00000000" w14:paraId="00000009">
      <w:pPr>
        <w:numPr>
          <w:ilvl w:val="2"/>
          <w:numId w:val="12"/>
        </w:numPr>
        <w:spacing w:after="0" w:afterAutospacing="0" w:line="303.7090909090909" w:lineRule="auto"/>
        <w:ind w:left="2160" w:hanging="360"/>
        <w:rPr>
          <w:ins w:author="Travis Haase" w:id="3" w:date="2026-01-30T17:14:54Z"/>
          <w:sz w:val="24"/>
          <w:szCs w:val="24"/>
          <w:u w:val="none"/>
        </w:rPr>
      </w:pPr>
      <w:ins w:author="Travis Haase" w:id="3" w:date="2026-01-30T17:14:54Z">
        <w:r w:rsidDel="00000000" w:rsidR="00000000" w:rsidRPr="00000000">
          <w:rPr>
            <w:b w:val="1"/>
            <w:bCs w:val="1"/>
            <w:sz w:val="24"/>
            <w:szCs w:val="24"/>
            <w:rtl w:val="0"/>
            <w:rPrChange w:author="Travis Haase" w:id="4" w:date="2026-01-30T17:14:54Z">
              <w:rPr>
                <w:sz w:val="24"/>
                <w:szCs w:val="24"/>
              </w:rPr>
            </w:rPrChange>
          </w:rPr>
          <w:t xml:space="preserve">Product</w:t>
        </w:r>
        <w:r w:rsidDel="00000000" w:rsidR="00000000" w:rsidRPr="00000000">
          <w:rPr>
            <w:sz w:val="24"/>
            <w:szCs w:val="24"/>
            <w:rtl w:val="0"/>
          </w:rPr>
          <w:t xml:space="preserve"> - This is the main table, and includes basic metadata info such as "Title", "WebDescription", etc.</w:t>
        </w:r>
      </w:ins>
    </w:p>
    <w:p w:rsidR="00000000" w:rsidDel="00000000" w:rsidP="00000000" w:rsidRDefault="00000000" w:rsidRPr="00000000" w14:paraId="0000000A">
      <w:pPr>
        <w:numPr>
          <w:ilvl w:val="2"/>
          <w:numId w:val="12"/>
        </w:numPr>
        <w:spacing w:after="0" w:afterAutospacing="0" w:line="303.7090909090909" w:lineRule="auto"/>
        <w:ind w:left="2160" w:hanging="360"/>
        <w:rPr>
          <w:ins w:author="Travis Haase" w:id="3" w:date="2026-01-30T17:14:54Z"/>
          <w:sz w:val="24"/>
          <w:szCs w:val="24"/>
          <w:u w:val="none"/>
        </w:rPr>
      </w:pPr>
      <w:ins w:author="Travis Haase" w:id="3" w:date="2026-01-30T17:14:54Z">
        <w:r w:rsidDel="00000000" w:rsidR="00000000" w:rsidRPr="00000000">
          <w:rPr>
            <w:b w:val="1"/>
            <w:bCs w:val="1"/>
            <w:sz w:val="24"/>
            <w:szCs w:val="24"/>
            <w:rtl w:val="0"/>
            <w:rPrChange w:author="Travis Haase" w:id="4" w:date="2026-01-30T17:14:54Z">
              <w:rPr>
                <w:sz w:val="24"/>
                <w:szCs w:val="24"/>
              </w:rPr>
            </w:rPrChange>
          </w:rPr>
          <w:t xml:space="preserve">ContributorRole</w:t>
        </w:r>
        <w:r w:rsidDel="00000000" w:rsidR="00000000" w:rsidRPr="00000000">
          <w:rPr>
            <w:sz w:val="24"/>
            <w:szCs w:val="24"/>
            <w:rtl w:val="0"/>
          </w:rPr>
          <w:t xml:space="preserve"> - This table holds each contributor listing (last name, first name, role, sort order, etc.) per product.</w:t>
        </w:r>
      </w:ins>
    </w:p>
    <w:p w:rsidR="00000000" w:rsidDel="00000000" w:rsidP="00000000" w:rsidRDefault="00000000" w:rsidRPr="00000000" w14:paraId="0000000B">
      <w:pPr>
        <w:numPr>
          <w:ilvl w:val="2"/>
          <w:numId w:val="12"/>
        </w:numPr>
        <w:spacing w:after="0" w:afterAutospacing="0" w:line="303.7090909090909" w:lineRule="auto"/>
        <w:ind w:left="2160" w:hanging="360"/>
        <w:rPr>
          <w:ins w:author="Travis Haase" w:id="3" w:date="2026-01-30T17:14:54Z"/>
          <w:sz w:val="24"/>
          <w:szCs w:val="24"/>
          <w:u w:val="none"/>
        </w:rPr>
      </w:pPr>
      <w:ins w:author="Travis Haase" w:id="3" w:date="2026-01-30T17:14:54Z">
        <w:r w:rsidDel="00000000" w:rsidR="00000000" w:rsidRPr="00000000">
          <w:rPr>
            <w:b w:val="1"/>
            <w:bCs w:val="1"/>
            <w:sz w:val="24"/>
            <w:szCs w:val="24"/>
            <w:rtl w:val="0"/>
            <w:rPrChange w:author="Travis Haase" w:id="4" w:date="2026-01-30T17:14:54Z">
              <w:rPr>
                <w:sz w:val="24"/>
                <w:szCs w:val="24"/>
              </w:rPr>
            </w:rPrChange>
          </w:rPr>
          <w:t xml:space="preserve">TOCSongSources - </w:t>
        </w:r>
        <w:r w:rsidDel="00000000" w:rsidR="00000000" w:rsidRPr="00000000">
          <w:rPr>
            <w:sz w:val="24"/>
            <w:szCs w:val="24"/>
            <w:rtl w:val="0"/>
          </w:rPr>
          <w:t xml:space="preserve">This table isn’t always used.  This table lists out song titles within a publication.  One book might have multiple records in this table, with different song names.</w:t>
        </w:r>
      </w:ins>
    </w:p>
    <w:p w:rsidR="00000000" w:rsidDel="00000000" w:rsidP="00000000" w:rsidRDefault="00000000" w:rsidRPr="00000000" w14:paraId="0000000C">
      <w:pPr>
        <w:numPr>
          <w:ilvl w:val="3"/>
          <w:numId w:val="12"/>
        </w:numPr>
        <w:spacing w:after="0" w:afterAutospacing="0" w:line="303.7090909090909" w:lineRule="auto"/>
        <w:ind w:left="2880" w:hanging="360"/>
        <w:rPr>
          <w:ins w:author="Travis Haase" w:id="3" w:date="2026-01-30T17:14:54Z"/>
          <w:sz w:val="24"/>
          <w:szCs w:val="24"/>
          <w:u w:val="none"/>
        </w:rPr>
      </w:pPr>
      <w:ins w:author="Travis Haase" w:id="3" w:date="2026-01-30T17:14:54Z">
        <w:r w:rsidDel="00000000" w:rsidR="00000000" w:rsidRPr="00000000">
          <w:rPr>
            <w:sz w:val="24"/>
            <w:szCs w:val="24"/>
            <w:rtl w:val="0"/>
          </w:rPr>
          <w:t xml:space="preserve">DIGI Only Example - </w:t>
        </w:r>
        <w:r w:rsidDel="00000000" w:rsidR="00000000" w:rsidRPr="00000000">
          <w:rPr>
            <w:i w:val="1"/>
            <w:iCs w:val="1"/>
            <w:sz w:val="24"/>
            <w:szCs w:val="24"/>
            <w:rtl w:val="0"/>
            <w:rPrChange w:author="Travis Haase" w:id="4" w:date="2026-01-30T17:14:54Z">
              <w:rPr>
                <w:sz w:val="24"/>
                <w:szCs w:val="24"/>
              </w:rPr>
            </w:rPrChange>
          </w:rPr>
          <w:t xml:space="preserve">00-52443 (“Dummy” sku) / 00-PK-0009345 (Digital “set” sku) - Jazz Pizzicato</w:t>
        </w:r>
      </w:ins>
    </w:p>
    <w:p w:rsidR="00000000" w:rsidDel="00000000" w:rsidP="00000000" w:rsidRDefault="00000000" w:rsidRPr="00000000" w14:paraId="0000000D">
      <w:pPr>
        <w:numPr>
          <w:ilvl w:val="4"/>
          <w:numId w:val="12"/>
        </w:numPr>
        <w:spacing w:after="0" w:afterAutospacing="0" w:line="303.7090909090909" w:lineRule="auto"/>
        <w:ind w:left="3600" w:hanging="360"/>
        <w:rPr>
          <w:ins w:author="Travis Haase" w:id="3" w:date="2026-01-30T17:14:54Z"/>
          <w:sz w:val="24"/>
          <w:szCs w:val="24"/>
          <w:u w:val="none"/>
        </w:rPr>
      </w:pPr>
      <w:ins w:author="Travis Haase" w:id="3" w:date="2026-01-30T17:14:54Z">
        <w:r w:rsidDel="00000000" w:rsidR="00000000" w:rsidRPr="00000000">
          <w:rPr>
            <w:sz w:val="24"/>
            <w:szCs w:val="24"/>
            <w:rtl w:val="0"/>
          </w:rPr>
          <w:t xml:space="preserve">Product Screenshot (this is only the main layout)</w:t>
          <w:br w:type="textWrapping"/>
        </w:r>
        <w:r w:rsidDel="00000000" w:rsidR="00000000" w:rsidRPr="00000000">
          <w:rPr>
            <w:sz w:val="24"/>
            <w:szCs w:val="24"/>
          </w:rPr>
          <w:drawing>
            <wp:inline distB="114300" distT="114300" distL="114300" distR="114300">
              <wp:extent cx="4418748" cy="3199783"/>
              <wp:effectExtent b="0" l="0" r="0" t="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418748" cy="3199783"/>
                      </a:xfrm>
                      <a:prstGeom prst="rect"/>
                      <a:ln/>
                    </pic:spPr>
                  </pic:pic>
                </a:graphicData>
              </a:graphic>
            </wp:inline>
          </w:drawing>
        </w:r>
        <w:r w:rsidDel="00000000" w:rsidR="00000000" w:rsidRPr="00000000">
          <w:rPr>
            <w:rtl w:val="0"/>
          </w:rPr>
        </w:r>
      </w:ins>
    </w:p>
    <w:p w:rsidR="00000000" w:rsidDel="00000000" w:rsidP="00000000" w:rsidRDefault="00000000" w:rsidRPr="00000000" w14:paraId="0000000E">
      <w:pPr>
        <w:numPr>
          <w:ilvl w:val="4"/>
          <w:numId w:val="12"/>
        </w:numPr>
        <w:spacing w:after="0" w:afterAutospacing="0" w:line="303.7090909090909" w:lineRule="auto"/>
        <w:ind w:left="3600" w:hanging="360"/>
        <w:rPr>
          <w:ins w:author="Travis Haase" w:id="3" w:date="2026-01-30T17:14:54Z"/>
          <w:sz w:val="24"/>
          <w:szCs w:val="24"/>
          <w:u w:val="none"/>
        </w:rPr>
      </w:pPr>
      <w:ins w:author="Travis Haase" w:id="3" w:date="2026-01-30T17:14:54Z">
        <w:r w:rsidDel="00000000" w:rsidR="00000000" w:rsidRPr="00000000">
          <w:rPr>
            <w:sz w:val="24"/>
            <w:szCs w:val="24"/>
            <w:rtl w:val="0"/>
          </w:rPr>
          <w:t xml:space="preserve">ContributorRole Screenshot</w:t>
          <w:br w:type="textWrapping"/>
        </w:r>
        <w:r w:rsidDel="00000000" w:rsidR="00000000" w:rsidRPr="00000000">
          <w:rPr>
            <w:sz w:val="24"/>
            <w:szCs w:val="24"/>
          </w:rPr>
          <w:drawing>
            <wp:inline distB="114300" distT="114300" distL="114300" distR="114300">
              <wp:extent cx="4357294" cy="67035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57294" cy="670353"/>
                      </a:xfrm>
                      <a:prstGeom prst="rect"/>
                      <a:ln/>
                    </pic:spPr>
                  </pic:pic>
                </a:graphicData>
              </a:graphic>
            </wp:inline>
          </w:drawing>
        </w:r>
        <w:r w:rsidDel="00000000" w:rsidR="00000000" w:rsidRPr="00000000">
          <w:rPr>
            <w:rtl w:val="0"/>
          </w:rPr>
        </w:r>
      </w:ins>
    </w:p>
    <w:p w:rsidR="00000000" w:rsidDel="00000000" w:rsidP="00000000" w:rsidRDefault="00000000" w:rsidRPr="00000000" w14:paraId="0000000F">
      <w:pPr>
        <w:numPr>
          <w:ilvl w:val="4"/>
          <w:numId w:val="12"/>
        </w:numPr>
        <w:spacing w:after="0" w:afterAutospacing="0" w:line="303.7090909090909" w:lineRule="auto"/>
        <w:ind w:left="3600" w:hanging="360"/>
        <w:rPr>
          <w:ins w:author="Travis Haase" w:id="3" w:date="2026-01-30T17:14:54Z"/>
          <w:sz w:val="24"/>
          <w:szCs w:val="24"/>
          <w:u w:val="none"/>
        </w:rPr>
      </w:pPr>
      <w:ins w:author="Travis Haase" w:id="3" w:date="2026-01-30T17:14:54Z">
        <w:r w:rsidDel="00000000" w:rsidR="00000000" w:rsidRPr="00000000">
          <w:rPr>
            <w:sz w:val="24"/>
            <w:szCs w:val="24"/>
            <w:rtl w:val="0"/>
          </w:rPr>
          <w:t xml:space="preserve">TOCSongSources Screenshot</w:t>
          <w:br w:type="textWrapping"/>
          <w:t xml:space="preserve">There is no record for this title in TOCSongSources, because this is an ensemble of one title, Jazz Pizzicato.  If this were a book with multiple songs in it, then we would normally create a record for each song in TOCSongSources, but this only applies to collections of songs.</w:t>
        </w:r>
      </w:ins>
    </w:p>
    <w:p w:rsidR="00000000" w:rsidDel="00000000" w:rsidP="00000000" w:rsidRDefault="00000000" w:rsidRPr="00000000" w14:paraId="00000010">
      <w:pPr>
        <w:numPr>
          <w:ilvl w:val="3"/>
          <w:numId w:val="12"/>
        </w:numPr>
        <w:spacing w:after="0" w:afterAutospacing="0" w:line="303.7090909090909" w:lineRule="auto"/>
        <w:ind w:left="2880" w:hanging="360"/>
        <w:rPr>
          <w:ins w:author="Travis Haase" w:id="3" w:date="2026-01-30T17:14:54Z"/>
          <w:sz w:val="24"/>
          <w:szCs w:val="24"/>
          <w:u w:val="none"/>
        </w:rPr>
      </w:pPr>
      <w:ins w:author="Travis Haase" w:id="3" w:date="2026-01-30T17:14:54Z">
        <w:r w:rsidDel="00000000" w:rsidR="00000000" w:rsidRPr="00000000">
          <w:rPr>
            <w:sz w:val="24"/>
            <w:szCs w:val="24"/>
            <w:rtl w:val="0"/>
          </w:rPr>
          <w:t xml:space="preserve">Physical &amp; Digital Example - </w:t>
        </w:r>
        <w:r w:rsidDel="00000000" w:rsidR="00000000" w:rsidRPr="00000000">
          <w:rPr>
            <w:i w:val="1"/>
            <w:iCs w:val="1"/>
            <w:sz w:val="24"/>
            <w:szCs w:val="24"/>
            <w:rtl w:val="0"/>
            <w:rPrChange w:author="Travis Haase" w:id="6" w:date="2026-01-30T17:34:36Z">
              <w:rPr>
                <w:sz w:val="24"/>
                <w:szCs w:val="24"/>
              </w:rPr>
            </w:rPrChange>
          </w:rPr>
          <w:t xml:space="preserve">00-23266 (Physical printed sku) / 00-PB-0000675 (Digital “book” sku) - Hawaiian Getaway</w:t>
        </w:r>
      </w:ins>
    </w:p>
    <w:p w:rsidR="00000000" w:rsidDel="00000000" w:rsidP="00000000" w:rsidRDefault="00000000" w:rsidRPr="00000000" w14:paraId="00000011">
      <w:pPr>
        <w:numPr>
          <w:ilvl w:val="4"/>
          <w:numId w:val="12"/>
        </w:numPr>
        <w:spacing w:after="0" w:afterAutospacing="0" w:line="303.7090909090909" w:lineRule="auto"/>
        <w:ind w:left="3600" w:hanging="360"/>
        <w:rPr>
          <w:ins w:author="Travis Haase" w:id="3" w:date="2026-01-30T17:14:54Z"/>
          <w:sz w:val="24"/>
          <w:szCs w:val="24"/>
        </w:rPr>
      </w:pPr>
      <w:ins w:author="Travis Haase" w:id="3" w:date="2026-01-30T17:14:54Z">
        <w:r w:rsidDel="00000000" w:rsidR="00000000" w:rsidRPr="00000000">
          <w:rPr>
            <w:sz w:val="24"/>
            <w:szCs w:val="24"/>
            <w:rtl w:val="0"/>
            <w:rPrChange w:author="Travis Haase" w:id="4" w:date="2026-01-30T17:14:54Z">
              <w:rPr>
                <w:sz w:val="24"/>
                <w:szCs w:val="24"/>
              </w:rPr>
            </w:rPrChange>
          </w:rPr>
          <w:t xml:space="preserve">Product Table Screenshot (this is only the main layout)</w:t>
          <w:br w:type="textWrapping"/>
        </w:r>
        <w:r w:rsidDel="00000000" w:rsidR="00000000" w:rsidRPr="00000000">
          <w:rPr>
            <w:sz w:val="24"/>
            <w:szCs w:val="24"/>
            <w:rPrChange w:author="Travis Haase" w:id="4" w:date="2026-01-30T17:14:54Z">
              <w:rPr>
                <w:sz w:val="24"/>
                <w:szCs w:val="24"/>
              </w:rPr>
            </w:rPrChange>
          </w:rPr>
          <w:drawing>
            <wp:inline distB="114300" distT="114300" distL="114300" distR="114300">
              <wp:extent cx="6819363" cy="5043488"/>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819363" cy="5043488"/>
                      </a:xfrm>
                      <a:prstGeom prst="rect"/>
                      <a:ln/>
                    </pic:spPr>
                  </pic:pic>
                </a:graphicData>
              </a:graphic>
            </wp:inline>
          </w:drawing>
        </w:r>
        <w:r w:rsidDel="00000000" w:rsidR="00000000" w:rsidRPr="00000000">
          <w:rPr>
            <w:rtl w:val="0"/>
          </w:rPr>
        </w:r>
      </w:ins>
    </w:p>
    <w:p w:rsidR="00000000" w:rsidDel="00000000" w:rsidP="00000000" w:rsidRDefault="00000000" w:rsidRPr="00000000" w14:paraId="00000012">
      <w:pPr>
        <w:numPr>
          <w:ilvl w:val="4"/>
          <w:numId w:val="12"/>
        </w:numPr>
        <w:spacing w:after="0" w:afterAutospacing="0" w:line="303.7090909090909" w:lineRule="auto"/>
        <w:ind w:left="3600" w:hanging="360"/>
        <w:rPr>
          <w:ins w:author="Travis Haase" w:id="3" w:date="2026-01-30T17:14:54Z"/>
          <w:sz w:val="24"/>
          <w:szCs w:val="24"/>
        </w:rPr>
      </w:pPr>
      <w:ins w:author="Travis Haase" w:id="3" w:date="2026-01-30T17:14:54Z">
        <w:r w:rsidDel="00000000" w:rsidR="00000000" w:rsidRPr="00000000">
          <w:rPr>
            <w:sz w:val="24"/>
            <w:szCs w:val="24"/>
            <w:rtl w:val="0"/>
            <w:rPrChange w:author="Travis Haase" w:id="4" w:date="2026-01-30T17:14:54Z">
              <w:rPr>
                <w:sz w:val="24"/>
                <w:szCs w:val="24"/>
              </w:rPr>
            </w:rPrChange>
          </w:rPr>
          <w:t xml:space="preserve">ContributorRole Screenshot</w:t>
          <w:br w:type="textWrapping"/>
        </w:r>
        <w:r w:rsidDel="00000000" w:rsidR="00000000" w:rsidRPr="00000000">
          <w:rPr>
            <w:sz w:val="24"/>
            <w:szCs w:val="24"/>
            <w:rPrChange w:author="Travis Haase" w:id="4" w:date="2026-01-30T17:14:54Z">
              <w:rPr>
                <w:sz w:val="24"/>
                <w:szCs w:val="24"/>
              </w:rPr>
            </w:rPrChange>
          </w:rPr>
          <w:drawing>
            <wp:inline distB="114300" distT="114300" distL="114300" distR="114300">
              <wp:extent cx="6786563" cy="824756"/>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86563" cy="824756"/>
                      </a:xfrm>
                      <a:prstGeom prst="rect"/>
                      <a:ln/>
                    </pic:spPr>
                  </pic:pic>
                </a:graphicData>
              </a:graphic>
            </wp:inline>
          </w:drawing>
        </w:r>
        <w:r w:rsidDel="00000000" w:rsidR="00000000" w:rsidRPr="00000000">
          <w:rPr>
            <w:rtl w:val="0"/>
          </w:rPr>
        </w:r>
      </w:ins>
    </w:p>
    <w:p w:rsidR="00000000" w:rsidDel="00000000" w:rsidP="00000000" w:rsidRDefault="00000000" w:rsidRPr="00000000" w14:paraId="00000013">
      <w:pPr>
        <w:numPr>
          <w:ilvl w:val="4"/>
          <w:numId w:val="12"/>
        </w:numPr>
        <w:spacing w:after="0" w:afterAutospacing="0" w:line="303.7090909090909" w:lineRule="auto"/>
        <w:ind w:left="3600" w:hanging="360"/>
        <w:rPr>
          <w:sz w:val="24"/>
          <w:szCs w:val="24"/>
          <w:u w:val="none"/>
          <w:rPrChange w:author="Travis Haase" w:id="4" w:date="2026-01-30T17:14:54Z">
            <w:rPr>
              <w:sz w:val="24"/>
              <w:szCs w:val="24"/>
            </w:rPr>
          </w:rPrChange>
        </w:rPr>
        <w:pPrChange w:author="Travis Haase" w:id="0" w:date="2026-01-30T17:14:54Z">
          <w:pPr>
            <w:numPr>
              <w:ilvl w:val="0"/>
              <w:numId w:val="12"/>
            </w:numPr>
            <w:spacing w:after="160" w:line="303.7090909090909" w:lineRule="auto"/>
            <w:ind w:left="720" w:hanging="360"/>
          </w:pPr>
        </w:pPrChange>
      </w:pPr>
      <w:ins w:author="Travis Haase" w:id="3" w:date="2026-01-30T17:14:54Z">
        <w:r w:rsidDel="00000000" w:rsidR="00000000" w:rsidRPr="00000000">
          <w:rPr>
            <w:sz w:val="24"/>
            <w:szCs w:val="24"/>
            <w:rtl w:val="0"/>
            <w:rPrChange w:author="Travis Haase" w:id="4" w:date="2026-01-30T17:14:54Z">
              <w:rPr>
                <w:sz w:val="24"/>
                <w:szCs w:val="24"/>
              </w:rPr>
            </w:rPrChange>
          </w:rPr>
          <w:t xml:space="preserve">TOCSongSources Screenshot</w:t>
          <w:br w:type="textWrapping"/>
        </w:r>
        <w:r w:rsidDel="00000000" w:rsidR="00000000" w:rsidRPr="00000000">
          <w:rPr>
            <w:sz w:val="24"/>
            <w:szCs w:val="24"/>
            <w:rPrChange w:author="Travis Haase" w:id="4" w:date="2026-01-30T17:14:54Z">
              <w:rPr>
                <w:sz w:val="24"/>
                <w:szCs w:val="24"/>
              </w:rPr>
            </w:rPrChange>
          </w:rPr>
          <w:drawing>
            <wp:inline distB="114300" distT="114300" distL="114300" distR="114300">
              <wp:extent cx="8229600" cy="20066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229600" cy="2006600"/>
                      </a:xfrm>
                      <a:prstGeom prst="rect"/>
                      <a:ln/>
                    </pic:spPr>
                  </pic:pic>
                </a:graphicData>
              </a:graphic>
            </wp:inline>
          </w:drawing>
        </w:r>
      </w:ins>
      <w:r w:rsidDel="00000000" w:rsidR="00000000" w:rsidRPr="00000000">
        <w:rPr>
          <w:rtl w:val="0"/>
        </w:rPr>
      </w:r>
    </w:p>
    <w:p w:rsidR="00000000" w:rsidDel="00000000" w:rsidP="00000000" w:rsidRDefault="00000000" w:rsidRPr="00000000" w14:paraId="00000014">
      <w:pPr>
        <w:numPr>
          <w:ilvl w:val="0"/>
          <w:numId w:val="12"/>
        </w:numPr>
        <w:spacing w:after="0" w:afterAutospacing="0" w:line="303.7090909090909" w:lineRule="auto"/>
        <w:ind w:left="720" w:hanging="360"/>
        <w:rPr>
          <w:ins w:author="Mendy Varga" w:id="8" w:date="2026-02-01T18:22:14Z"/>
          <w:sz w:val="24"/>
          <w:szCs w:val="24"/>
        </w:rPr>
      </w:pPr>
      <w:r w:rsidDel="00000000" w:rsidR="00000000" w:rsidRPr="00000000">
        <w:rPr>
          <w:sz w:val="24"/>
          <w:szCs w:val="24"/>
          <w:rtl w:val="0"/>
        </w:rPr>
        <w:t xml:space="preserve">What fields are required vs. optional when creating a dummy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Can you show us a side-by-side comparison of a dummy record vs. a real physical product record — which fields are empty, which are filled with placeholder values?</w:t>
      </w:r>
      <w:ins w:author="Travis Haase" w:id="7" w:date="2026-01-30T17:39:44Z">
        <w:r w:rsidDel="00000000" w:rsidR="00000000" w:rsidRPr="00000000">
          <w:rPr>
            <w:sz w:val="24"/>
            <w:szCs w:val="24"/>
            <w:rtl w:val="0"/>
          </w:rPr>
          <w:br w:type="textWrapping"/>
        </w:r>
        <w:r w:rsidDel="00000000" w:rsidR="00000000" w:rsidRPr="00000000">
          <w:rPr>
            <w:b w:val="1"/>
            <w:bCs w:val="1"/>
            <w:sz w:val="24"/>
            <w:szCs w:val="24"/>
            <w:rtl w:val="0"/>
          </w:rPr>
          <w:t xml:space="preserve">Answer Summary</w:t>
        </w:r>
      </w:ins>
      <w:ins w:author="Mendy Varga" w:id="8" w:date="2026-02-01T18:22:14Z">
        <w:r w:rsidDel="00000000" w:rsidR="00000000" w:rsidRPr="00000000">
          <w:rPr>
            <w:b w:val="1"/>
            <w:bCs w:val="1"/>
            <w:sz w:val="24"/>
            <w:szCs w:val="24"/>
            <w:rtl w:val="0"/>
          </w:rPr>
          <w:t xml:space="preserve">:</w:t>
        </w:r>
        <w:r w:rsidDel="00000000" w:rsidR="00000000" w:rsidRPr="00000000">
          <w:rPr>
            <w:sz w:val="24"/>
            <w:szCs w:val="24"/>
            <w:rtl w:val="0"/>
          </w:rPr>
          <w:t xml:space="preserve"> Most fields that are required for physical products are the same with dummy sku’s. There are a select few that require different values, listed below, and there are some fields that are specific to print that are not required unless we decide to print the dummy sku and make it into a regular physical item.</w:t>
        </w:r>
      </w:ins>
    </w:p>
    <w:p w:rsidR="00000000" w:rsidDel="00000000" w:rsidP="00000000" w:rsidRDefault="00000000" w:rsidRPr="00000000" w14:paraId="00000015">
      <w:pPr>
        <w:spacing w:after="160" w:line="303.7090909090909" w:lineRule="auto"/>
        <w:ind w:left="720" w:firstLine="0"/>
        <w:rPr>
          <w:ins w:author="Travis Haase" w:id="7" w:date="2026-01-30T17:39:44Z"/>
          <w:rFonts w:ascii="Arial" w:cs="Arial" w:eastAsia="Arial" w:hAnsi="Arial"/>
          <w:b w:val="0"/>
          <w:bCs w:val="0"/>
          <w:i w:val="0"/>
          <w:iCs w:val="0"/>
          <w:smallCaps w:val="0"/>
          <w:strike w:val="0"/>
          <w:color w:val="000000"/>
          <w:sz w:val="22"/>
          <w:szCs w:val="22"/>
          <w:u w:val="none"/>
          <w:shd w:fill="auto" w:val="clear"/>
          <w:vertAlign w:val="baseline"/>
          <w:rPrChange w:author="Mendy Varga" w:id="10" w:date="2026-02-01T18:22:20Z">
            <w:rPr>
              <w:sz w:val="24"/>
              <w:szCs w:val="24"/>
            </w:rPr>
          </w:rPrChange>
        </w:rPr>
        <w:pPrChange w:author="Mendy Varga" w:id="0" w:date="2026-02-01T18:22:20Z">
          <w:pPr>
            <w:numPr>
              <w:ilvl w:val="0"/>
              <w:numId w:val="12"/>
            </w:numPr>
            <w:spacing w:after="160" w:line="303.7090909090909" w:lineRule="auto"/>
            <w:ind w:left="720" w:hanging="360"/>
          </w:pPr>
        </w:pPrChange>
      </w:pPr>
      <w:ins w:author="Travis Haase" w:id="7" w:date="2026-01-30T17:39:44Z">
        <w:r w:rsidDel="00000000" w:rsidR="00000000" w:rsidRPr="00000000">
          <w:rPr>
            <w:b w:val="1"/>
            <w:bCs w:val="1"/>
            <w:sz w:val="24"/>
            <w:szCs w:val="24"/>
            <w:rtl w:val="0"/>
            <w:rPrChange w:author="Travis Haase" w:id="9" w:date="2026-01-30T17:39:44Z">
              <w:rPr>
                <w:sz w:val="24"/>
                <w:szCs w:val="24"/>
              </w:rPr>
            </w:rPrChange>
          </w:rPr>
          <w:t xml:space="preserve">Answers:</w:t>
        </w:r>
      </w:ins>
    </w:p>
    <w:p w:rsidR="00000000" w:rsidDel="00000000" w:rsidP="00000000" w:rsidRDefault="00000000" w:rsidRPr="00000000" w14:paraId="00000016">
      <w:pPr>
        <w:spacing w:after="160" w:line="303.7090909090909" w:lineRule="auto"/>
        <w:ind w:left="1440" w:firstLine="0"/>
        <w:rPr>
          <w:ins w:author="Travis Haase" w:id="7" w:date="2026-01-30T17:39:44Z"/>
          <w:sz w:val="24"/>
          <w:szCs w:val="24"/>
          <w:rPrChange w:author="Travis Haase" w:id="9" w:date="2026-01-30T17:39:44Z">
            <w:rPr>
              <w:sz w:val="24"/>
              <w:szCs w:val="24"/>
            </w:rPr>
          </w:rPrChange>
        </w:rPr>
      </w:pPr>
      <w:ins w:author="Travis Haase" w:id="7" w:date="2026-01-30T17:39:44Z">
        <w:r w:rsidDel="00000000" w:rsidR="00000000" w:rsidRPr="00000000">
          <w:rPr>
            <w:sz w:val="24"/>
            <w:szCs w:val="24"/>
            <w:rtl w:val="0"/>
            <w:rPrChange w:author="Travis Haase" w:id="9" w:date="2026-01-30T17:39:44Z">
              <w:rPr>
                <w:sz w:val="24"/>
                <w:szCs w:val="24"/>
              </w:rPr>
            </w:rPrChange>
          </w:rPr>
          <w:t xml:space="preserve">Most of the data fields required for a dummy record are identical to what is needed for a physical record.  The dummy sku/record was developed almost as a physical “placeholder” since our systems were built with print first in mind.  The only fields in our Product table that would be slightly different, with example values, are:</w:t>
        </w:r>
      </w:ins>
    </w:p>
    <w:p w:rsidR="00000000" w:rsidDel="00000000" w:rsidP="00000000" w:rsidRDefault="00000000" w:rsidRPr="00000000" w14:paraId="00000017">
      <w:pPr>
        <w:spacing w:after="160" w:line="303.7090909090909" w:lineRule="auto"/>
        <w:ind w:left="1440" w:firstLine="0"/>
        <w:rPr>
          <w:ins w:author="Travis Haase" w:id="7" w:date="2026-01-30T17:39:44Z"/>
          <w:sz w:val="24"/>
          <w:szCs w:val="24"/>
          <w:rPrChange w:author="Travis Haase" w:id="9" w:date="2026-01-30T17:39:44Z">
            <w:rPr>
              <w:sz w:val="24"/>
              <w:szCs w:val="24"/>
            </w:rPr>
          </w:rPrChange>
        </w:rPr>
      </w:pPr>
      <w:ins w:author="Travis Haase" w:id="7" w:date="2026-01-30T17:39:44Z">
        <w:r w:rsidDel="00000000" w:rsidR="00000000" w:rsidRPr="00000000">
          <w:rPr>
            <w:rtl w:val="0"/>
          </w:rPr>
        </w:r>
      </w:ins>
    </w:p>
    <w:tbl>
      <w:tblPr>
        <w:tblStyle w:val="Table1"/>
        <w:tblW w:w="115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840"/>
        <w:gridCol w:w="3840"/>
        <w:tblGridChange w:id="0">
          <w:tblGrid>
            <w:gridCol w:w="3840"/>
            <w:gridCol w:w="3840"/>
            <w:gridCol w:w="3840"/>
          </w:tblGrid>
        </w:tblGridChange>
      </w:tblGrid>
      <w:tr>
        <w:trPr>
          <w:cantSplit w:val="0"/>
          <w:tblHeader w:val="0"/>
          <w:ins w:author="Travis Haase" w:id="7" w:date="2026-01-30T17:39:44Z"/>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ravis Haase" w:id="7" w:date="2026-01-30T17:39:44Z"/>
                <w:b w:val="1"/>
                <w:bCs w:val="1"/>
                <w:sz w:val="24"/>
                <w:szCs w:val="24"/>
                <w:rPrChange w:author="Travis Haase" w:id="9" w:date="2026-01-30T17:39:44Z">
                  <w:rPr>
                    <w:sz w:val="24"/>
                    <w:szCs w:val="24"/>
                  </w:rPr>
                </w:rPrChange>
              </w:rPr>
            </w:pPr>
            <w:ins w:author="Travis Haase" w:id="7" w:date="2026-01-30T17:39:44Z">
              <w:r w:rsidDel="00000000" w:rsidR="00000000" w:rsidRPr="00000000">
                <w:rPr>
                  <w:b w:val="1"/>
                  <w:bCs w:val="1"/>
                  <w:sz w:val="24"/>
                  <w:szCs w:val="24"/>
                  <w:rtl w:val="0"/>
                  <w:rPrChange w:author="Travis Haase" w:id="9" w:date="2026-01-30T17:39:44Z">
                    <w:rPr>
                      <w:sz w:val="24"/>
                      <w:szCs w:val="24"/>
                    </w:rPr>
                  </w:rPrChange>
                </w:rPr>
                <w:t xml:space="preserve">Table:Fieldname</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ravis Haase" w:id="7" w:date="2026-01-30T17:39:44Z"/>
                <w:b w:val="1"/>
                <w:bCs w:val="1"/>
                <w:sz w:val="24"/>
                <w:szCs w:val="24"/>
                <w:rPrChange w:author="Travis Haase" w:id="9" w:date="2026-01-30T17:39:44Z">
                  <w:rPr>
                    <w:sz w:val="24"/>
                    <w:szCs w:val="24"/>
                  </w:rPr>
                </w:rPrChange>
              </w:rPr>
            </w:pPr>
            <w:ins w:author="Travis Haase" w:id="7" w:date="2026-01-30T17:39:44Z">
              <w:r w:rsidDel="00000000" w:rsidR="00000000" w:rsidRPr="00000000">
                <w:rPr>
                  <w:b w:val="1"/>
                  <w:bCs w:val="1"/>
                  <w:sz w:val="24"/>
                  <w:szCs w:val="24"/>
                  <w:rtl w:val="0"/>
                  <w:rPrChange w:author="Travis Haase" w:id="9" w:date="2026-01-30T17:39:44Z">
                    <w:rPr>
                      <w:sz w:val="24"/>
                      <w:szCs w:val="24"/>
                    </w:rPr>
                  </w:rPrChange>
                </w:rPr>
                <w:t xml:space="preserve">Print value</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ravis Haase" w:id="7" w:date="2026-01-30T17:39:44Z"/>
                <w:b w:val="1"/>
                <w:bCs w:val="1"/>
                <w:sz w:val="24"/>
                <w:szCs w:val="24"/>
                <w:rPrChange w:author="Travis Haase" w:id="9" w:date="2026-01-30T17:39:44Z">
                  <w:rPr>
                    <w:sz w:val="24"/>
                    <w:szCs w:val="24"/>
                  </w:rPr>
                </w:rPrChange>
              </w:rPr>
            </w:pPr>
            <w:ins w:author="Travis Haase" w:id="7" w:date="2026-01-30T17:39:44Z">
              <w:r w:rsidDel="00000000" w:rsidR="00000000" w:rsidRPr="00000000">
                <w:rPr>
                  <w:b w:val="1"/>
                  <w:bCs w:val="1"/>
                  <w:sz w:val="24"/>
                  <w:szCs w:val="24"/>
                  <w:rtl w:val="0"/>
                  <w:rPrChange w:author="Travis Haase" w:id="9" w:date="2026-01-30T17:39:44Z">
                    <w:rPr>
                      <w:sz w:val="24"/>
                      <w:szCs w:val="24"/>
                    </w:rPr>
                  </w:rPrChange>
                </w:rPr>
                <w:t xml:space="preserve">Digital value</w:t>
              </w:r>
            </w:ins>
          </w:p>
        </w:tc>
      </w:tr>
      <w:tr>
        <w:trPr>
          <w:cantSplit w:val="0"/>
          <w:tblHeader w:val="0"/>
          <w:ins w:author="Travis Haase" w:id="7" w:date="2026-01-30T17:39:44Z"/>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ravis Haase" w:id="7" w:date="2026-01-30T17:39:44Z"/>
                <w:sz w:val="24"/>
                <w:szCs w:val="24"/>
                <w:rPrChange w:author="Travis Haase" w:id="9" w:date="2026-01-30T17:39:44Z">
                  <w:rPr>
                    <w:sz w:val="24"/>
                    <w:szCs w:val="24"/>
                  </w:rPr>
                </w:rPrChange>
              </w:rPr>
            </w:pPr>
            <w:ins w:author="Travis Haase" w:id="7" w:date="2026-01-30T17:39:44Z">
              <w:r w:rsidDel="00000000" w:rsidR="00000000" w:rsidRPr="00000000">
                <w:rPr>
                  <w:sz w:val="24"/>
                  <w:szCs w:val="24"/>
                  <w:rtl w:val="0"/>
                  <w:rPrChange w:author="Travis Haase" w:id="9" w:date="2026-01-30T17:39:44Z">
                    <w:rPr>
                      <w:sz w:val="24"/>
                      <w:szCs w:val="24"/>
                    </w:rPr>
                  </w:rPrChange>
                </w:rPr>
                <w:t xml:space="preserve">Product:OutputtoWeb</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ravis Haase" w:id="7" w:date="2026-01-30T17:39:44Z"/>
                <w:sz w:val="24"/>
                <w:szCs w:val="24"/>
                <w:rPrChange w:author="Travis Haase" w:id="9" w:date="2026-01-30T17:39:44Z">
                  <w:rPr>
                    <w:sz w:val="24"/>
                    <w:szCs w:val="24"/>
                  </w:rPr>
                </w:rPrChange>
              </w:rPr>
            </w:pPr>
            <w:ins w:author="Travis Haase" w:id="7" w:date="2026-01-30T17:39:44Z">
              <w:r w:rsidDel="00000000" w:rsidR="00000000" w:rsidRPr="00000000">
                <w:rPr>
                  <w:sz w:val="24"/>
                  <w:szCs w:val="24"/>
                  <w:rtl w:val="0"/>
                  <w:rPrChange w:author="Travis Haase" w:id="9" w:date="2026-01-30T17:39:44Z">
                    <w:rPr>
                      <w:sz w:val="24"/>
                      <w:szCs w:val="24"/>
                    </w:rPr>
                  </w:rPrChange>
                </w:rPr>
                <w:t xml:space="preserve">JJ114</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ravis Haase" w:id="7" w:date="2026-01-30T17:39:44Z"/>
                <w:sz w:val="24"/>
                <w:szCs w:val="24"/>
                <w:rPrChange w:author="Travis Haase" w:id="9" w:date="2026-01-30T17:39:44Z">
                  <w:rPr>
                    <w:sz w:val="24"/>
                    <w:szCs w:val="24"/>
                  </w:rPr>
                </w:rPrChange>
              </w:rPr>
            </w:pPr>
            <w:ins w:author="Travis Haase" w:id="7" w:date="2026-01-30T17:39:44Z">
              <w:r w:rsidDel="00000000" w:rsidR="00000000" w:rsidRPr="00000000">
                <w:rPr>
                  <w:sz w:val="24"/>
                  <w:szCs w:val="24"/>
                  <w:rtl w:val="0"/>
                  <w:rPrChange w:author="Travis Haase" w:id="9" w:date="2026-01-30T17:39:44Z">
                    <w:rPr>
                      <w:sz w:val="24"/>
                      <w:szCs w:val="24"/>
                    </w:rPr>
                  </w:rPrChange>
                </w:rPr>
                <w:t xml:space="preserve">DIGIONLY</w:t>
              </w:r>
            </w:ins>
          </w:p>
        </w:tc>
      </w:tr>
      <w:tr>
        <w:trPr>
          <w:cantSplit w:val="0"/>
          <w:tblHeader w:val="0"/>
          <w:ins w:author="Travis Haase" w:id="7" w:date="2026-01-30T17:39:44Z"/>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ravis Haase" w:id="7" w:date="2026-01-30T17:39:44Z"/>
                <w:sz w:val="24"/>
                <w:szCs w:val="24"/>
                <w:rPrChange w:author="Travis Haase" w:id="9" w:date="2026-01-30T17:39:44Z">
                  <w:rPr>
                    <w:sz w:val="24"/>
                    <w:szCs w:val="24"/>
                  </w:rPr>
                </w:rPrChange>
              </w:rPr>
            </w:pPr>
            <w:ins w:author="Travis Haase" w:id="7" w:date="2026-01-30T17:39:44Z">
              <w:r w:rsidDel="00000000" w:rsidR="00000000" w:rsidRPr="00000000">
                <w:rPr>
                  <w:sz w:val="24"/>
                  <w:szCs w:val="24"/>
                  <w:rtl w:val="0"/>
                  <w:rPrChange w:author="Travis Haase" w:id="9" w:date="2026-01-30T17:39:44Z">
                    <w:rPr>
                      <w:sz w:val="24"/>
                      <w:szCs w:val="24"/>
                    </w:rPr>
                  </w:rPrChange>
                </w:rPr>
                <w:t xml:space="preserve">Product:DigitalOnlyYN</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ravis Haase" w:id="7" w:date="2026-01-30T17:39:44Z"/>
                <w:sz w:val="24"/>
                <w:szCs w:val="24"/>
                <w:rPrChange w:author="Travis Haase" w:id="9" w:date="2026-01-30T17:39:44Z">
                  <w:rPr>
                    <w:sz w:val="24"/>
                    <w:szCs w:val="24"/>
                  </w:rPr>
                </w:rPrChange>
              </w:rPr>
            </w:pPr>
            <w:ins w:author="Travis Haase" w:id="7" w:date="2026-01-30T17:39:44Z">
              <w:r w:rsidDel="00000000" w:rsidR="00000000" w:rsidRPr="00000000">
                <w:rPr>
                  <w:sz w:val="24"/>
                  <w:szCs w:val="24"/>
                  <w:rtl w:val="0"/>
                  <w:rPrChange w:author="Travis Haase" w:id="9" w:date="2026-01-30T17:39:44Z">
                    <w:rPr>
                      <w:sz w:val="24"/>
                      <w:szCs w:val="24"/>
                    </w:rPr>
                  </w:rPrChange>
                </w:rPr>
                <w:t xml:space="preserve">N</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ravis Haase" w:id="7" w:date="2026-01-30T17:39:44Z"/>
                <w:sz w:val="24"/>
                <w:szCs w:val="24"/>
                <w:rPrChange w:author="Travis Haase" w:id="9" w:date="2026-01-30T17:39:44Z">
                  <w:rPr>
                    <w:sz w:val="24"/>
                    <w:szCs w:val="24"/>
                  </w:rPr>
                </w:rPrChange>
              </w:rPr>
            </w:pPr>
            <w:ins w:author="Travis Haase" w:id="7" w:date="2026-01-30T17:39:44Z">
              <w:r w:rsidDel="00000000" w:rsidR="00000000" w:rsidRPr="00000000">
                <w:rPr>
                  <w:sz w:val="24"/>
                  <w:szCs w:val="24"/>
                  <w:rtl w:val="0"/>
                  <w:rPrChange w:author="Travis Haase" w:id="9" w:date="2026-01-30T17:39:44Z">
                    <w:rPr>
                      <w:sz w:val="24"/>
                      <w:szCs w:val="24"/>
                    </w:rPr>
                  </w:rPrChange>
                </w:rPr>
                <w:t xml:space="preserve">Y</w:t>
              </w:r>
            </w:ins>
          </w:p>
        </w:tc>
      </w:tr>
    </w:tbl>
    <w:p w:rsidR="00000000" w:rsidDel="00000000" w:rsidP="00000000" w:rsidRDefault="00000000" w:rsidRPr="00000000" w14:paraId="00000021">
      <w:pPr>
        <w:spacing w:after="160" w:line="303.7090909090909" w:lineRule="auto"/>
        <w:ind w:left="1440" w:firstLine="0"/>
        <w:rPr>
          <w:ins w:author="Travis Haase" w:id="7" w:date="2026-01-30T17:39:44Z"/>
          <w:sz w:val="24"/>
          <w:szCs w:val="24"/>
        </w:rPr>
      </w:pPr>
      <w:ins w:author="Travis Haase" w:id="7" w:date="2026-01-30T17:39:44Z">
        <w:r w:rsidDel="00000000" w:rsidR="00000000" w:rsidRPr="00000000">
          <w:rPr>
            <w:sz w:val="24"/>
            <w:szCs w:val="24"/>
            <w:rtl w:val="0"/>
            <w:rPrChange w:author="Travis Haase" w:id="9" w:date="2026-01-30T17:39:44Z">
              <w:rPr>
                <w:sz w:val="24"/>
                <w:szCs w:val="24"/>
              </w:rPr>
            </w:rPrChange>
          </w:rPr>
          <w:br w:type="textWrapping"/>
          <w:br w:type="textWrapping"/>
        </w:r>
        <w:r w:rsidDel="00000000" w:rsidR="00000000" w:rsidRPr="00000000">
          <w:rPr>
            <w:sz w:val="24"/>
            <w:szCs w:val="24"/>
            <w:rtl w:val="0"/>
          </w:rPr>
          <w:t xml:space="preserve">It is different depending on what product type it is: Choral, Ensemble/Performance Set, Book, or Sheet, as each requires slightly different data sets.  Then it is different depending on if an item is a physically printed product versus a digital only product.</w:t>
          <w:br w:type="textWrapping"/>
          <w:br w:type="textWrapping"/>
          <w:t xml:space="preserve">Below are examples of titles, depending on the product type.  I have exported all of the fields and their values from the FileMaker Product database to show you the differences.  Not all these fields are required, in fact, there are probably only 100 or so that should be required.  We’re working on identifying which fields need to be required here:</w:t>
          <w:br w:type="textWrapping"/>
        </w:r>
        <w:r w:rsidDel="00000000" w:rsidR="00000000" w:rsidRPr="00000000">
          <w:fldChar w:fldCharType="begin"/>
        </w:r>
        <w:r w:rsidDel="00000000" w:rsidR="00000000" w:rsidRPr="00000000">
          <w:instrText xml:space="preserve">HYPERLINK "https://docs.google.com/spreadsheets/d/17HcjQd4WiLlXIqvF4Aelkxt2MlnEodNv1pjuL0cj3J4/edit?usp=sharing"</w:instrText>
        </w:r>
        <w:r w:rsidDel="00000000" w:rsidR="00000000" w:rsidRPr="00000000">
          <w:fldChar w:fldCharType="separate"/>
        </w:r>
        <w:r w:rsidDel="00000000" w:rsidR="00000000" w:rsidRPr="00000000">
          <w:rPr>
            <w:color w:val="0000ee"/>
            <w:sz w:val="24"/>
            <w:szCs w:val="24"/>
            <w:u w:val="single"/>
            <w:rtl w:val="0"/>
          </w:rPr>
          <w:t xml:space="preserve">FM Product Fields (working)</w:t>
        </w:r>
        <w:r w:rsidDel="00000000" w:rsidR="00000000" w:rsidRPr="00000000">
          <w:fldChar w:fldCharType="end"/>
        </w:r>
        <w:r w:rsidDel="00000000" w:rsidR="00000000" w:rsidRPr="00000000">
          <w:rPr>
            <w:sz w:val="24"/>
            <w:szCs w:val="24"/>
            <w:rtl w:val="0"/>
          </w:rPr>
          <w:br w:type="textWrapping"/>
          <w:br w:type="textWrapping"/>
          <w:t xml:space="preserve">Here is the spreadsheet that shows the differences from the raw data export.  The headers are the fieldnames from Product:</w:t>
          <w:br w:type="textWrapping"/>
        </w:r>
        <w:r w:rsidDel="00000000" w:rsidR="00000000" w:rsidRPr="00000000">
          <w:fldChar w:fldCharType="begin"/>
        </w:r>
        <w:r w:rsidDel="00000000" w:rsidR="00000000" w:rsidRPr="00000000">
          <w:instrText xml:space="preserve">HYPERLINK "https://docs.google.com/spreadsheets/d/1f4XnCpb2KZ22oHY9miZwwc6amEdspBZMTqOwRcBRhvA/edit?usp=sharing"</w:instrText>
        </w:r>
        <w:r w:rsidDel="00000000" w:rsidR="00000000" w:rsidRPr="00000000">
          <w:fldChar w:fldCharType="separate"/>
        </w:r>
        <w:r w:rsidDel="00000000" w:rsidR="00000000" w:rsidRPr="00000000">
          <w:rPr>
            <w:color w:val="0000ee"/>
            <w:sz w:val="24"/>
            <w:szCs w:val="24"/>
            <w:u w:val="single"/>
            <w:rtl w:val="0"/>
          </w:rPr>
          <w:t xml:space="preserve">Values for DigitalVSPhysical from PRODUCT</w:t>
        </w:r>
        <w:r w:rsidDel="00000000" w:rsidR="00000000" w:rsidRPr="00000000">
          <w:fldChar w:fldCharType="end"/>
        </w:r>
        <w:r w:rsidDel="00000000" w:rsidR="00000000" w:rsidRPr="00000000">
          <w:rPr>
            <w:rtl w:val="0"/>
          </w:rPr>
        </w:r>
      </w:ins>
    </w:p>
    <w:p w:rsidR="00000000" w:rsidDel="00000000" w:rsidP="00000000" w:rsidRDefault="00000000" w:rsidRPr="00000000" w14:paraId="00000022">
      <w:pPr>
        <w:numPr>
          <w:ilvl w:val="1"/>
          <w:numId w:val="12"/>
        </w:numPr>
        <w:spacing w:after="0" w:afterAutospacing="0" w:line="303.7090909090909" w:lineRule="auto"/>
        <w:ind w:left="1440" w:hanging="360"/>
        <w:rPr>
          <w:ins w:author="Travis Haase" w:id="7" w:date="2026-01-30T17:39:44Z"/>
          <w:sz w:val="24"/>
          <w:szCs w:val="24"/>
          <w:u w:val="none"/>
        </w:rPr>
      </w:pPr>
      <w:ins w:author="Travis Haase" w:id="7" w:date="2026-01-30T17:39:44Z">
        <w:r w:rsidDel="00000000" w:rsidR="00000000" w:rsidRPr="00000000">
          <w:rPr>
            <w:sz w:val="24"/>
            <w:szCs w:val="24"/>
            <w:rtl w:val="0"/>
          </w:rPr>
          <w:t xml:space="preserve">Digital Only Versions (Dummy SKU needed in Product Table/TOCSongSource(if applicable)/ContributorRole)</w:t>
        </w:r>
      </w:ins>
    </w:p>
    <w:p w:rsidR="00000000" w:rsidDel="00000000" w:rsidP="00000000" w:rsidRDefault="00000000" w:rsidRPr="00000000" w14:paraId="00000023">
      <w:pPr>
        <w:numPr>
          <w:ilvl w:val="2"/>
          <w:numId w:val="12"/>
        </w:numPr>
        <w:spacing w:after="0" w:afterAutospacing="0" w:line="303.7090909090909" w:lineRule="auto"/>
        <w:ind w:left="2160" w:hanging="360"/>
        <w:rPr>
          <w:ins w:author="Travis Haase" w:id="7" w:date="2026-01-30T17:39:44Z"/>
          <w:sz w:val="24"/>
          <w:szCs w:val="24"/>
          <w:u w:val="none"/>
        </w:rPr>
      </w:pPr>
      <w:ins w:author="Travis Haase" w:id="7" w:date="2026-01-30T17:39:44Z">
        <w:r w:rsidDel="00000000" w:rsidR="00000000" w:rsidRPr="00000000">
          <w:rPr>
            <w:sz w:val="24"/>
            <w:szCs w:val="24"/>
            <w:rtl w:val="0"/>
          </w:rPr>
          <w:t xml:space="preserve">Choral - 00-50740</w:t>
        </w:r>
      </w:ins>
    </w:p>
    <w:p w:rsidR="00000000" w:rsidDel="00000000" w:rsidP="00000000" w:rsidRDefault="00000000" w:rsidRPr="00000000" w14:paraId="00000024">
      <w:pPr>
        <w:numPr>
          <w:ilvl w:val="2"/>
          <w:numId w:val="12"/>
        </w:numPr>
        <w:spacing w:after="0" w:afterAutospacing="0" w:line="303.7090909090909" w:lineRule="auto"/>
        <w:ind w:left="2160" w:hanging="360"/>
        <w:rPr>
          <w:ins w:author="Travis Haase" w:id="7" w:date="2026-01-30T17:39:44Z"/>
          <w:sz w:val="24"/>
          <w:szCs w:val="24"/>
          <w:u w:val="none"/>
        </w:rPr>
      </w:pPr>
      <w:ins w:author="Travis Haase" w:id="7" w:date="2026-01-30T17:39:44Z">
        <w:r w:rsidDel="00000000" w:rsidR="00000000" w:rsidRPr="00000000">
          <w:rPr>
            <w:sz w:val="24"/>
            <w:szCs w:val="24"/>
            <w:rtl w:val="0"/>
          </w:rPr>
          <w:t xml:space="preserve">Ensemble/Performance Set - 00-52443</w:t>
        </w:r>
      </w:ins>
    </w:p>
    <w:p w:rsidR="00000000" w:rsidDel="00000000" w:rsidP="00000000" w:rsidRDefault="00000000" w:rsidRPr="00000000" w14:paraId="00000025">
      <w:pPr>
        <w:numPr>
          <w:ilvl w:val="2"/>
          <w:numId w:val="12"/>
        </w:numPr>
        <w:spacing w:after="0" w:afterAutospacing="0" w:line="303.7090909090909" w:lineRule="auto"/>
        <w:ind w:left="2160" w:hanging="360"/>
        <w:rPr>
          <w:ins w:author="Travis Haase" w:id="7" w:date="2026-01-30T17:39:44Z"/>
          <w:sz w:val="24"/>
          <w:szCs w:val="24"/>
          <w:u w:val="none"/>
        </w:rPr>
      </w:pPr>
      <w:ins w:author="Travis Haase" w:id="7" w:date="2026-01-30T17:39:44Z">
        <w:r w:rsidDel="00000000" w:rsidR="00000000" w:rsidRPr="00000000">
          <w:rPr>
            <w:sz w:val="24"/>
            <w:szCs w:val="24"/>
            <w:rtl w:val="0"/>
          </w:rPr>
          <w:t xml:space="preserve">Book - 00-48779 (no contributors); 00-48639 (1 contributor)</w:t>
        </w:r>
      </w:ins>
    </w:p>
    <w:p w:rsidR="00000000" w:rsidDel="00000000" w:rsidP="00000000" w:rsidRDefault="00000000" w:rsidRPr="00000000" w14:paraId="00000026">
      <w:pPr>
        <w:numPr>
          <w:ilvl w:val="2"/>
          <w:numId w:val="12"/>
        </w:numPr>
        <w:spacing w:after="0" w:afterAutospacing="0" w:line="303.7090909090909" w:lineRule="auto"/>
        <w:ind w:left="2160" w:hanging="360"/>
        <w:rPr>
          <w:ins w:author="Travis Haase" w:id="7" w:date="2026-01-30T17:39:44Z"/>
          <w:sz w:val="24"/>
          <w:szCs w:val="24"/>
          <w:u w:val="none"/>
        </w:rPr>
      </w:pPr>
      <w:ins w:author="Travis Haase" w:id="7" w:date="2026-01-30T17:39:44Z">
        <w:r w:rsidDel="00000000" w:rsidR="00000000" w:rsidRPr="00000000">
          <w:rPr>
            <w:sz w:val="24"/>
            <w:szCs w:val="24"/>
            <w:rtl w:val="0"/>
          </w:rPr>
          <w:t xml:space="preserve">Sheet - 00-52084</w:t>
        </w:r>
      </w:ins>
    </w:p>
    <w:p w:rsidR="00000000" w:rsidDel="00000000" w:rsidP="00000000" w:rsidRDefault="00000000" w:rsidRPr="00000000" w14:paraId="00000027">
      <w:pPr>
        <w:numPr>
          <w:ilvl w:val="1"/>
          <w:numId w:val="12"/>
        </w:numPr>
        <w:spacing w:after="0" w:afterAutospacing="0" w:line="303.7090909090909" w:lineRule="auto"/>
        <w:ind w:left="1440" w:hanging="360"/>
        <w:rPr>
          <w:ins w:author="Travis Haase" w:id="7" w:date="2026-01-30T17:39:44Z"/>
          <w:sz w:val="24"/>
          <w:szCs w:val="24"/>
          <w:u w:val="none"/>
        </w:rPr>
      </w:pPr>
      <w:ins w:author="Travis Haase" w:id="7" w:date="2026-01-30T17:39:44Z">
        <w:r w:rsidDel="00000000" w:rsidR="00000000" w:rsidRPr="00000000">
          <w:rPr>
            <w:sz w:val="24"/>
            <w:szCs w:val="24"/>
            <w:rtl w:val="0"/>
          </w:rPr>
          <w:t xml:space="preserve">Physical &amp; Digital Versions</w:t>
        </w:r>
      </w:ins>
    </w:p>
    <w:p w:rsidR="00000000" w:rsidDel="00000000" w:rsidP="00000000" w:rsidRDefault="00000000" w:rsidRPr="00000000" w14:paraId="00000028">
      <w:pPr>
        <w:numPr>
          <w:ilvl w:val="2"/>
          <w:numId w:val="12"/>
        </w:numPr>
        <w:spacing w:after="0" w:afterAutospacing="0" w:line="303.7090909090909" w:lineRule="auto"/>
        <w:ind w:left="2160" w:hanging="360"/>
        <w:rPr>
          <w:ins w:author="Travis Haase" w:id="7" w:date="2026-01-30T17:39:44Z"/>
          <w:sz w:val="24"/>
          <w:szCs w:val="24"/>
        </w:rPr>
      </w:pPr>
      <w:ins w:author="Travis Haase" w:id="7" w:date="2026-01-30T17:39:44Z">
        <w:r w:rsidDel="00000000" w:rsidR="00000000" w:rsidRPr="00000000">
          <w:rPr>
            <w:sz w:val="24"/>
            <w:szCs w:val="24"/>
            <w:rtl w:val="0"/>
            <w:rPrChange w:author="Travis Haase" w:id="9" w:date="2026-01-30T17:39:44Z">
              <w:rPr>
                <w:sz w:val="24"/>
                <w:szCs w:val="24"/>
              </w:rPr>
            </w:rPrChange>
          </w:rPr>
          <w:t xml:space="preserve">Choral - 00-20081</w:t>
        </w:r>
      </w:ins>
    </w:p>
    <w:p w:rsidR="00000000" w:rsidDel="00000000" w:rsidP="00000000" w:rsidRDefault="00000000" w:rsidRPr="00000000" w14:paraId="00000029">
      <w:pPr>
        <w:numPr>
          <w:ilvl w:val="2"/>
          <w:numId w:val="12"/>
        </w:numPr>
        <w:spacing w:after="0" w:afterAutospacing="0" w:line="303.7090909090909" w:lineRule="auto"/>
        <w:ind w:left="2160" w:hanging="360"/>
        <w:rPr>
          <w:ins w:author="Travis Haase" w:id="7" w:date="2026-01-30T17:39:44Z"/>
          <w:sz w:val="24"/>
          <w:szCs w:val="24"/>
        </w:rPr>
      </w:pPr>
      <w:ins w:author="Travis Haase" w:id="7" w:date="2026-01-30T17:39:44Z">
        <w:r w:rsidDel="00000000" w:rsidR="00000000" w:rsidRPr="00000000">
          <w:rPr>
            <w:sz w:val="24"/>
            <w:szCs w:val="24"/>
            <w:rtl w:val="0"/>
            <w:rPrChange w:author="Travis Haase" w:id="9" w:date="2026-01-30T17:39:44Z">
              <w:rPr>
                <w:sz w:val="24"/>
                <w:szCs w:val="24"/>
              </w:rPr>
            </w:rPrChange>
          </w:rPr>
          <w:t xml:space="preserve">Ensemble/Performance Set - 00-38466</w:t>
        </w:r>
      </w:ins>
    </w:p>
    <w:p w:rsidR="00000000" w:rsidDel="00000000" w:rsidP="00000000" w:rsidRDefault="00000000" w:rsidRPr="00000000" w14:paraId="0000002A">
      <w:pPr>
        <w:numPr>
          <w:ilvl w:val="2"/>
          <w:numId w:val="12"/>
        </w:numPr>
        <w:spacing w:after="0" w:afterAutospacing="0" w:line="303.7090909090909" w:lineRule="auto"/>
        <w:ind w:left="2160" w:hanging="360"/>
        <w:rPr>
          <w:ins w:author="Travis Haase" w:id="7" w:date="2026-01-30T17:39:44Z"/>
          <w:sz w:val="24"/>
          <w:szCs w:val="24"/>
        </w:rPr>
      </w:pPr>
      <w:ins w:author="Travis Haase" w:id="7" w:date="2026-01-30T17:39:44Z">
        <w:r w:rsidDel="00000000" w:rsidR="00000000" w:rsidRPr="00000000">
          <w:rPr>
            <w:sz w:val="24"/>
            <w:szCs w:val="24"/>
            <w:rtl w:val="0"/>
            <w:rPrChange w:author="Travis Haase" w:id="9" w:date="2026-01-30T17:39:44Z">
              <w:rPr>
                <w:sz w:val="24"/>
                <w:szCs w:val="24"/>
              </w:rPr>
            </w:rPrChange>
          </w:rPr>
          <w:t xml:space="preserve">Book - 00-39101</w:t>
        </w:r>
      </w:ins>
    </w:p>
    <w:p w:rsidR="00000000" w:rsidDel="00000000" w:rsidP="00000000" w:rsidRDefault="00000000" w:rsidRPr="00000000" w14:paraId="0000002B">
      <w:pPr>
        <w:numPr>
          <w:ilvl w:val="2"/>
          <w:numId w:val="12"/>
        </w:numPr>
        <w:spacing w:after="0" w:afterAutospacing="0" w:line="303.7090909090909" w:lineRule="auto"/>
        <w:ind w:left="2160" w:hanging="360"/>
        <w:rPr>
          <w:sz w:val="24"/>
          <w:szCs w:val="24"/>
          <w:rPrChange w:author="Travis Haase" w:id="9" w:date="2026-01-30T17:39:44Z">
            <w:rPr>
              <w:sz w:val="24"/>
              <w:szCs w:val="24"/>
            </w:rPr>
          </w:rPrChange>
        </w:rPr>
        <w:pPrChange w:author="Travis Haase" w:id="0" w:date="2026-01-30T17:39:44Z">
          <w:pPr>
            <w:numPr>
              <w:ilvl w:val="0"/>
              <w:numId w:val="12"/>
            </w:numPr>
            <w:spacing w:after="160" w:line="303.7090909090909" w:lineRule="auto"/>
            <w:ind w:left="720" w:hanging="360"/>
          </w:pPr>
        </w:pPrChange>
      </w:pPr>
      <w:ins w:author="Travis Haase" w:id="7" w:date="2026-01-30T17:39:44Z">
        <w:r w:rsidDel="00000000" w:rsidR="00000000" w:rsidRPr="00000000">
          <w:rPr>
            <w:sz w:val="24"/>
            <w:szCs w:val="24"/>
            <w:rtl w:val="0"/>
            <w:rPrChange w:author="Travis Haase" w:id="9" w:date="2026-01-30T17:39:44Z">
              <w:rPr>
                <w:sz w:val="24"/>
                <w:szCs w:val="24"/>
              </w:rPr>
            </w:rPrChange>
          </w:rPr>
          <w:t xml:space="preserve">Sheet - 00-35283</w:t>
        </w:r>
      </w:ins>
      <w:r w:rsidDel="00000000" w:rsidR="00000000" w:rsidRPr="00000000">
        <w:rPr>
          <w:rtl w:val="0"/>
        </w:rPr>
      </w:r>
    </w:p>
    <w:p w:rsidR="00000000" w:rsidDel="00000000" w:rsidP="00000000" w:rsidRDefault="00000000" w:rsidRPr="00000000" w14:paraId="0000002C">
      <w:pPr>
        <w:numPr>
          <w:ilvl w:val="0"/>
          <w:numId w:val="12"/>
        </w:numPr>
        <w:spacing w:after="0" w:afterAutospacing="0" w:line="303.7090909090909" w:lineRule="auto"/>
        <w:ind w:left="720" w:hanging="360"/>
        <w:rPr>
          <w:ins w:author="Mendy Varga" w:id="12" w:date="2026-02-01T18:24:37Z"/>
          <w:sz w:val="24"/>
          <w:szCs w:val="24"/>
        </w:rPr>
      </w:pPr>
      <w:r w:rsidDel="00000000" w:rsidR="00000000" w:rsidRPr="00000000">
        <w:rPr>
          <w:sz w:val="24"/>
          <w:szCs w:val="24"/>
          <w:rtl w:val="0"/>
        </w:rPr>
        <w:t xml:space="preserve">Is there a foreign key relationship between digital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s and physical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s in </w:t>
      </w:r>
      <w:r w:rsidDel="00000000" w:rsidR="00000000" w:rsidRPr="00000000">
        <w:rPr>
          <w:rFonts w:ascii="Verdana" w:cs="Verdana" w:eastAsia="Verdana" w:hAnsi="Verdana"/>
          <w:i w:val="1"/>
          <w:iCs w:val="1"/>
          <w:sz w:val="24"/>
          <w:szCs w:val="24"/>
          <w:rtl w:val="0"/>
        </w:rPr>
        <w:t xml:space="preserve">FileMaker</w:t>
      </w:r>
      <w:r w:rsidDel="00000000" w:rsidR="00000000" w:rsidRPr="00000000">
        <w:rPr>
          <w:sz w:val="24"/>
          <w:szCs w:val="24"/>
          <w:rtl w:val="0"/>
        </w:rPr>
        <w:t xml:space="preserve">, or is it just a naming convention? In other words, does the system enforce a link, or do humans just follow a pattern?</w:t>
      </w:r>
      <w:ins w:author="Travis Haase" w:id="11" w:date="2026-01-30T20:27:18Z">
        <w:r w:rsidDel="00000000" w:rsidR="00000000" w:rsidRPr="00000000">
          <w:rPr>
            <w:sz w:val="24"/>
            <w:szCs w:val="24"/>
            <w:rtl w:val="0"/>
          </w:rPr>
          <w:br w:type="textWrapping"/>
        </w:r>
        <w:r w:rsidDel="00000000" w:rsidR="00000000" w:rsidRPr="00000000">
          <w:rPr>
            <w:b w:val="1"/>
            <w:bCs w:val="1"/>
            <w:sz w:val="24"/>
            <w:szCs w:val="24"/>
            <w:rtl w:val="0"/>
          </w:rPr>
          <w:t xml:space="preserve">Answer Summary</w:t>
        </w:r>
      </w:ins>
      <w:ins w:author="Mendy Varga" w:id="12" w:date="2026-02-01T18:24:37Z">
        <w:r w:rsidDel="00000000" w:rsidR="00000000" w:rsidRPr="00000000">
          <w:rPr>
            <w:b w:val="1"/>
            <w:bCs w:val="1"/>
            <w:sz w:val="24"/>
            <w:szCs w:val="24"/>
            <w:rtl w:val="0"/>
          </w:rPr>
          <w:t xml:space="preserve">:</w:t>
        </w:r>
        <w:r w:rsidDel="00000000" w:rsidR="00000000" w:rsidRPr="00000000">
          <w:rPr>
            <w:sz w:val="24"/>
            <w:szCs w:val="24"/>
            <w:rtl w:val="0"/>
          </w:rPr>
          <w:t xml:space="preserve"> Yes, the digital sku is created in SQL based on the physical/dummy sku in the “Ref_SKU” field</w:t>
        </w:r>
      </w:ins>
    </w:p>
    <w:p w:rsidR="00000000" w:rsidDel="00000000" w:rsidP="00000000" w:rsidRDefault="00000000" w:rsidRPr="00000000" w14:paraId="0000002D">
      <w:pPr>
        <w:spacing w:after="0" w:afterAutospacing="0" w:line="303.7090909090909" w:lineRule="auto"/>
        <w:ind w:left="720" w:firstLine="0"/>
        <w:rPr>
          <w:ins w:author="Travis Haase" w:id="11" w:date="2026-01-30T20:27:18Z"/>
          <w:rFonts w:ascii="Arial" w:cs="Arial" w:eastAsia="Arial" w:hAnsi="Arial"/>
          <w:b w:val="0"/>
          <w:bCs w:val="0"/>
          <w:i w:val="0"/>
          <w:iCs w:val="0"/>
          <w:smallCaps w:val="0"/>
          <w:strike w:val="0"/>
          <w:color w:val="000000"/>
          <w:sz w:val="22"/>
          <w:szCs w:val="22"/>
          <w:u w:val="none"/>
          <w:shd w:fill="auto" w:val="clear"/>
          <w:vertAlign w:val="baseline"/>
          <w:rPrChange w:author="Mendy Varga" w:id="14" w:date="2026-02-01T18:24:39Z">
            <w:rPr>
              <w:sz w:val="24"/>
              <w:szCs w:val="24"/>
            </w:rPr>
          </w:rPrChange>
        </w:rPr>
        <w:pPrChange w:author="Mendy Varga" w:id="0" w:date="2026-02-01T18:24:39Z">
          <w:pPr>
            <w:numPr>
              <w:ilvl w:val="0"/>
              <w:numId w:val="12"/>
            </w:numPr>
            <w:spacing w:after="160" w:line="303.7090909090909" w:lineRule="auto"/>
            <w:ind w:left="720" w:hanging="360"/>
          </w:pPr>
        </w:pPrChange>
      </w:pPr>
      <w:ins w:author="Travis Haase" w:id="11" w:date="2026-01-30T20:27:18Z">
        <w:r w:rsidDel="00000000" w:rsidR="00000000" w:rsidRPr="00000000">
          <w:rPr>
            <w:b w:val="1"/>
            <w:bCs w:val="1"/>
            <w:sz w:val="24"/>
            <w:szCs w:val="24"/>
            <w:rtl w:val="0"/>
            <w:rPrChange w:author="Travis Haase" w:id="13" w:date="2026-01-30T20:27:18Z">
              <w:rPr>
                <w:sz w:val="24"/>
                <w:szCs w:val="24"/>
              </w:rPr>
            </w:rPrChange>
          </w:rPr>
          <w:t xml:space="preserve">Answer:</w:t>
        </w:r>
      </w:ins>
    </w:p>
    <w:p w:rsidR="00000000" w:rsidDel="00000000" w:rsidP="00000000" w:rsidRDefault="00000000" w:rsidRPr="00000000" w14:paraId="0000002E">
      <w:pPr>
        <w:numPr>
          <w:ilvl w:val="1"/>
          <w:numId w:val="12"/>
        </w:numPr>
        <w:spacing w:after="0" w:afterAutospacing="0" w:line="303.7090909090909" w:lineRule="auto"/>
        <w:ind w:left="1440" w:hanging="360"/>
        <w:rPr>
          <w:sz w:val="24"/>
          <w:szCs w:val="24"/>
          <w:u w:val="none"/>
          <w:rPrChange w:author="Travis Haase" w:id="15" w:date="2026-01-30T20:27:07Z">
            <w:rPr>
              <w:sz w:val="24"/>
              <w:szCs w:val="24"/>
            </w:rPr>
          </w:rPrChange>
        </w:rPr>
        <w:pPrChange w:author="Travis Haase" w:id="0" w:date="2026-01-30T20:27:07Z">
          <w:pPr>
            <w:numPr>
              <w:ilvl w:val="0"/>
              <w:numId w:val="12"/>
            </w:numPr>
            <w:spacing w:after="160" w:line="303.7090909090909" w:lineRule="auto"/>
            <w:ind w:left="720" w:hanging="360"/>
          </w:pPr>
        </w:pPrChange>
      </w:pPr>
      <w:ins w:author="Travis Haase" w:id="11" w:date="2026-01-30T20:27:18Z">
        <w:r w:rsidDel="00000000" w:rsidR="00000000" w:rsidRPr="00000000">
          <w:rPr>
            <w:sz w:val="24"/>
            <w:szCs w:val="24"/>
            <w:rtl w:val="0"/>
            <w:rPrChange w:author="Travis Haase" w:id="13" w:date="2026-01-30T20:27:18Z">
              <w:rPr>
                <w:sz w:val="24"/>
                <w:szCs w:val="24"/>
              </w:rPr>
            </w:rPrChange>
          </w:rPr>
          <w:t xml:space="preserve">The physical or dummy SKUs are the link between the digital skus that are created.  In SQL, this field is called “Ref_SKU”.  The digital skus are automatically generated by SQL, and added to our AS400 system.  It follows certain rules depending on the product type (for example chorals will always be formatted with “00-PO-#######” where “#” is a serialized number that is being picked up from the last time the process was run to create new choral digital skus)</w:t>
        </w:r>
      </w:ins>
      <w:r w:rsidDel="00000000" w:rsidR="00000000" w:rsidRPr="00000000">
        <w:rPr>
          <w:rtl w:val="0"/>
        </w:rPr>
      </w:r>
    </w:p>
    <w:p w:rsidR="00000000" w:rsidDel="00000000" w:rsidP="00000000" w:rsidRDefault="00000000" w:rsidRPr="00000000" w14:paraId="0000002F">
      <w:pPr>
        <w:numPr>
          <w:ilvl w:val="0"/>
          <w:numId w:val="12"/>
        </w:numPr>
        <w:spacing w:after="0" w:afterAutospacing="0" w:line="303.7090909090909" w:lineRule="auto"/>
        <w:ind w:left="720" w:hanging="360"/>
        <w:rPr>
          <w:ins w:author="Mendy Varga" w:id="16" w:date="2026-02-01T18:26:15Z"/>
          <w:sz w:val="24"/>
          <w:szCs w:val="24"/>
        </w:rPr>
      </w:pPr>
      <w:r w:rsidDel="00000000" w:rsidR="00000000" w:rsidRPr="00000000">
        <w:rPr>
          <w:sz w:val="24"/>
          <w:szCs w:val="24"/>
          <w:rtl w:val="0"/>
        </w:rPr>
        <w:t xml:space="preserve">What happens if you create</w:t>
      </w:r>
      <w:r w:rsidDel="00000000" w:rsidR="00000000" w:rsidRPr="00000000">
        <w:rPr>
          <w:rtl w:val="0"/>
        </w:rPr>
        <w:t xml:space="preserve"> </w:t>
      </w:r>
      <w:r w:rsidDel="00000000" w:rsidR="00000000" w:rsidRPr="00000000">
        <w:rPr>
          <w:sz w:val="24"/>
          <w:szCs w:val="24"/>
          <w:rtl w:val="0"/>
        </w:rPr>
        <w:t xml:space="preserve">a</w:t>
      </w:r>
      <w:r w:rsidDel="00000000" w:rsidR="00000000" w:rsidRPr="00000000">
        <w:rPr>
          <w:rtl w:val="0"/>
        </w:rPr>
        <w:t xml:space="preserve"> </w:t>
      </w:r>
      <w:r w:rsidDel="00000000" w:rsidR="00000000" w:rsidRPr="00000000">
        <w:rPr>
          <w:rFonts w:ascii="Verdana" w:cs="Verdana" w:eastAsia="Verdana" w:hAnsi="Verdana"/>
          <w:i w:val="1"/>
          <w:iCs w:val="1"/>
          <w:sz w:val="24"/>
          <w:szCs w:val="24"/>
          <w:rtl w:val="0"/>
        </w:rPr>
        <w:t xml:space="preserve">FileMaker</w:t>
      </w:r>
      <w:r w:rsidDel="00000000" w:rsidR="00000000" w:rsidRPr="00000000">
        <w:rPr>
          <w:rtl w:val="0"/>
        </w:rPr>
        <w:t xml:space="preserve"> </w:t>
      </w:r>
      <w:r w:rsidDel="00000000" w:rsidR="00000000" w:rsidRPr="00000000">
        <w:rPr>
          <w:sz w:val="24"/>
          <w:szCs w:val="24"/>
          <w:rtl w:val="0"/>
        </w:rPr>
        <w:t xml:space="preserve">record with </w:t>
      </w:r>
      <w:r w:rsidDel="00000000" w:rsidR="00000000" w:rsidRPr="00000000">
        <w:rPr>
          <w:rFonts w:ascii="Courier New" w:cs="Courier New" w:eastAsia="Courier New" w:hAnsi="Courier New"/>
          <w:shd w:fill="e5e5e5" w:val="clear"/>
          <w:rtl w:val="0"/>
        </w:rPr>
        <w:t xml:space="preserve">Outputtoweb = DIGIONLY </w:t>
      </w:r>
      <w:r w:rsidDel="00000000" w:rsidR="00000000" w:rsidRPr="00000000">
        <w:rPr>
          <w:sz w:val="24"/>
          <w:szCs w:val="24"/>
          <w:rtl w:val="0"/>
        </w:rPr>
        <w:t xml:space="preserve"> but skip certain fields that would be required for a physical product? Does the system reject it, warn you, or accept it?</w:t>
      </w:r>
      <w:ins w:author="Mendy Varga" w:id="16" w:date="2026-02-01T18:26:15Z">
        <w:r w:rsidDel="00000000" w:rsidR="00000000" w:rsidRPr="00000000">
          <w:rPr>
            <w:rtl w:val="0"/>
          </w:rPr>
        </w:r>
      </w:ins>
    </w:p>
    <w:p w:rsidR="00000000" w:rsidDel="00000000" w:rsidP="00000000" w:rsidRDefault="00000000" w:rsidRPr="00000000" w14:paraId="00000030">
      <w:pPr>
        <w:spacing w:after="0" w:afterAutospacing="0" w:line="303.7090909090909" w:lineRule="auto"/>
        <w:ind w:left="720" w:firstLine="0"/>
        <w:rPr>
          <w:ins w:author="Mendy Varga" w:id="16" w:date="2026-02-01T18:26:15Z"/>
          <w:rFonts w:ascii="Arial" w:cs="Arial" w:eastAsia="Arial" w:hAnsi="Arial"/>
          <w:b w:val="0"/>
          <w:bCs w:val="0"/>
          <w:i w:val="0"/>
          <w:iCs w:val="0"/>
          <w:smallCaps w:val="0"/>
          <w:strike w:val="0"/>
          <w:color w:val="000000"/>
          <w:sz w:val="22"/>
          <w:szCs w:val="22"/>
          <w:u w:val="none"/>
          <w:shd w:fill="auto" w:val="clear"/>
          <w:vertAlign w:val="baseline"/>
          <w:rPrChange w:author="Mendy Varga" w:id="18" w:date="2026-02-01T18:26:17Z">
            <w:rPr>
              <w:sz w:val="24"/>
              <w:szCs w:val="24"/>
            </w:rPr>
          </w:rPrChange>
        </w:rPr>
        <w:pPrChange w:author="Mendy Varga" w:id="0" w:date="2026-02-01T18:26:17Z">
          <w:pPr>
            <w:numPr>
              <w:ilvl w:val="0"/>
              <w:numId w:val="12"/>
            </w:numPr>
            <w:spacing w:after="160" w:line="303.7090909090909" w:lineRule="auto"/>
            <w:ind w:left="720" w:hanging="360"/>
          </w:pPr>
        </w:pPrChange>
      </w:pPr>
      <w:ins w:author="Mendy Varga" w:id="16" w:date="2026-02-01T18:26:15Z">
        <w:r w:rsidDel="00000000" w:rsidR="00000000" w:rsidRPr="00000000">
          <w:rPr>
            <w:b w:val="1"/>
            <w:bCs w:val="1"/>
            <w:sz w:val="24"/>
            <w:szCs w:val="24"/>
            <w:rtl w:val="0"/>
          </w:rPr>
          <w:t xml:space="preserve">Answer Summary:</w:t>
        </w:r>
        <w:r w:rsidDel="00000000" w:rsidR="00000000" w:rsidRPr="00000000">
          <w:rPr>
            <w:sz w:val="24"/>
            <w:szCs w:val="24"/>
            <w:rtl w:val="0"/>
          </w:rPr>
          <w:t xml:space="preserve"> it accepts it, and that field will be blank</w:t>
          <w:br w:type="textWrapping"/>
        </w:r>
        <w:r w:rsidDel="00000000" w:rsidR="00000000" w:rsidRPr="00000000">
          <w:rPr>
            <w:b w:val="1"/>
            <w:bCs w:val="1"/>
            <w:sz w:val="24"/>
            <w:szCs w:val="24"/>
            <w:rtl w:val="0"/>
            <w:rPrChange w:author="Travis Haase" w:id="17" w:date="2026-01-30T20:29:33Z">
              <w:rPr>
                <w:sz w:val="24"/>
                <w:szCs w:val="24"/>
              </w:rPr>
            </w:rPrChange>
          </w:rPr>
          <w:t xml:space="preserve">Answer</w:t>
        </w:r>
        <w:r w:rsidDel="00000000" w:rsidR="00000000" w:rsidRPr="00000000">
          <w:rPr>
            <w:sz w:val="24"/>
            <w:szCs w:val="24"/>
            <w:rtl w:val="0"/>
          </w:rPr>
          <w:t xml:space="preserve">:</w:t>
        </w:r>
      </w:ins>
    </w:p>
    <w:p w:rsidR="00000000" w:rsidDel="00000000" w:rsidP="00000000" w:rsidRDefault="00000000" w:rsidRPr="00000000" w14:paraId="00000031">
      <w:pPr>
        <w:numPr>
          <w:ilvl w:val="1"/>
          <w:numId w:val="12"/>
        </w:numPr>
        <w:spacing w:after="0" w:afterAutospacing="0" w:line="303.7090909090909" w:lineRule="auto"/>
        <w:ind w:left="1440" w:hanging="360"/>
        <w:rPr>
          <w:sz w:val="24"/>
          <w:szCs w:val="24"/>
          <w:u w:val="none"/>
          <w:rPrChange w:author="Travis Haase" w:id="19" w:date="2026-01-30T20:29:30Z">
            <w:rPr>
              <w:sz w:val="24"/>
              <w:szCs w:val="24"/>
            </w:rPr>
          </w:rPrChange>
        </w:rPr>
        <w:pPrChange w:author="Travis Haase" w:id="0" w:date="2026-01-30T20:29:30Z">
          <w:pPr>
            <w:numPr>
              <w:ilvl w:val="0"/>
              <w:numId w:val="12"/>
            </w:numPr>
            <w:spacing w:after="160" w:line="303.7090909090909" w:lineRule="auto"/>
            <w:ind w:left="720" w:hanging="360"/>
          </w:pPr>
        </w:pPrChange>
      </w:pPr>
      <w:ins w:author="Mendy Varga" w:id="16" w:date="2026-02-01T18:26:15Z">
        <w:r w:rsidDel="00000000" w:rsidR="00000000" w:rsidRPr="00000000">
          <w:rPr>
            <w:sz w:val="24"/>
            <w:szCs w:val="24"/>
            <w:rtl w:val="0"/>
          </w:rPr>
          <w:t xml:space="preserve">The system doesn’t have good validation and doesn’t have the logic to “check”.  If we skip certain fields, then the data that is downloaded nightly into the SQL tables tblapproducts or the “pending” table is blank, and then when we upload via </w:t>
        </w:r>
        <w:r w:rsidDel="00000000" w:rsidR="00000000" w:rsidRPr="00000000">
          <w:fldChar w:fldCharType="begin"/>
        </w:r>
        <w:r w:rsidDel="00000000" w:rsidR="00000000" w:rsidRPr="00000000">
          <w:instrText xml:space="preserve">HYPERLINK "http://portal.alfred.com"</w:instrText>
        </w:r>
        <w:r w:rsidDel="00000000" w:rsidR="00000000" w:rsidRPr="00000000">
          <w:fldChar w:fldCharType="separate"/>
        </w:r>
        <w:r w:rsidDel="00000000" w:rsidR="00000000" w:rsidRPr="00000000">
          <w:rPr>
            <w:color w:val="1155cc"/>
            <w:sz w:val="24"/>
            <w:szCs w:val="24"/>
            <w:u w:val="single"/>
            <w:rtl w:val="0"/>
          </w:rPr>
          <w:t xml:space="preserve">portal.alfred.com</w:t>
        </w:r>
        <w:r w:rsidDel="00000000" w:rsidR="00000000" w:rsidRPr="00000000">
          <w:fldChar w:fldCharType="end"/>
        </w:r>
        <w:r w:rsidDel="00000000" w:rsidR="00000000" w:rsidRPr="00000000">
          <w:rPr>
            <w:sz w:val="24"/>
            <w:szCs w:val="24"/>
            <w:rtl w:val="0"/>
          </w:rPr>
          <w:t xml:space="preserve">, the SQL program which grabs the metadata from the nightly process, grabs blank data. </w:t>
        </w:r>
      </w:ins>
      <w:r w:rsidDel="00000000" w:rsidR="00000000" w:rsidRPr="00000000">
        <w:rPr>
          <w:rtl w:val="0"/>
        </w:rPr>
      </w:r>
    </w:p>
    <w:p w:rsidR="00000000" w:rsidDel="00000000" w:rsidP="00000000" w:rsidRDefault="00000000" w:rsidRPr="00000000" w14:paraId="00000032">
      <w:pPr>
        <w:numPr>
          <w:ilvl w:val="0"/>
          <w:numId w:val="12"/>
        </w:numPr>
        <w:spacing w:after="0" w:afterAutospacing="0" w:line="303.7090909090909" w:lineRule="auto"/>
        <w:ind w:left="720" w:hanging="360"/>
        <w:rPr>
          <w:ins w:author="Travis Haase" w:id="20" w:date="2026-01-30T20:32:23Z"/>
          <w:sz w:val="24"/>
          <w:szCs w:val="24"/>
        </w:rPr>
      </w:pPr>
      <w:r w:rsidDel="00000000" w:rsidR="00000000" w:rsidRPr="00000000">
        <w:rPr>
          <w:sz w:val="24"/>
          <w:szCs w:val="24"/>
          <w:rtl w:val="0"/>
        </w:rPr>
        <w:t xml:space="preserve">Is there an existing record type or flag we could repurpose for "digital master" products, or would we need to add a new value (like </w:t>
      </w:r>
      <w:r w:rsidDel="00000000" w:rsidR="00000000" w:rsidRPr="00000000">
        <w:rPr>
          <w:rFonts w:ascii="Courier New" w:cs="Courier New" w:eastAsia="Courier New" w:hAnsi="Courier New"/>
          <w:shd w:fill="e5e5e5" w:val="clear"/>
          <w:rtl w:val="0"/>
        </w:rPr>
        <w:t xml:space="preserve">Outputtoweb = DIGITALMASTER</w:t>
      </w:r>
      <w:r w:rsidDel="00000000" w:rsidR="00000000" w:rsidRPr="00000000">
        <w:rPr>
          <w:sz w:val="24"/>
          <w:szCs w:val="24"/>
          <w:rtl w:val="0"/>
        </w:rPr>
        <w:t xml:space="preserve">)?</w:t>
      </w:r>
      <w:ins w:author="Travis Haase" w:id="20" w:date="2026-01-30T20:32:23Z">
        <w:r w:rsidDel="00000000" w:rsidR="00000000" w:rsidRPr="00000000">
          <w:rPr>
            <w:sz w:val="24"/>
            <w:szCs w:val="24"/>
            <w:rtl w:val="0"/>
          </w:rPr>
          <w:br w:type="textWrapping"/>
        </w:r>
        <w:r w:rsidDel="00000000" w:rsidR="00000000" w:rsidRPr="00000000">
          <w:rPr>
            <w:b w:val="1"/>
            <w:bCs w:val="1"/>
            <w:sz w:val="24"/>
            <w:szCs w:val="24"/>
            <w:rtl w:val="0"/>
            <w:rPrChange w:author="Travis Haase" w:id="21" w:date="2026-01-30T20:32:23Z">
              <w:rPr>
                <w:sz w:val="24"/>
                <w:szCs w:val="24"/>
              </w:rPr>
            </w:rPrChange>
          </w:rPr>
          <w:t xml:space="preserve">Answer</w:t>
        </w:r>
        <w:r w:rsidDel="00000000" w:rsidR="00000000" w:rsidRPr="00000000">
          <w:rPr>
            <w:sz w:val="24"/>
            <w:szCs w:val="24"/>
            <w:rtl w:val="0"/>
          </w:rPr>
          <w:t xml:space="preserve">:</w:t>
        </w:r>
      </w:ins>
    </w:p>
    <w:p w:rsidR="00000000" w:rsidDel="00000000" w:rsidP="00000000" w:rsidRDefault="00000000" w:rsidRPr="00000000" w14:paraId="00000033">
      <w:pPr>
        <w:numPr>
          <w:ilvl w:val="1"/>
          <w:numId w:val="12"/>
        </w:numPr>
        <w:spacing w:after="160" w:line="303.7090909090909" w:lineRule="auto"/>
        <w:ind w:left="1440" w:hanging="360"/>
        <w:rPr>
          <w:sz w:val="24"/>
          <w:szCs w:val="24"/>
          <w:u w:val="none"/>
        </w:rPr>
      </w:pPr>
      <w:ins w:author="Travis Haase" w:id="20" w:date="2026-01-30T20:32:23Z">
        <w:r w:rsidDel="00000000" w:rsidR="00000000" w:rsidRPr="00000000">
          <w:rPr>
            <w:sz w:val="24"/>
            <w:szCs w:val="24"/>
            <w:rtl w:val="0"/>
          </w:rPr>
          <w:t xml:space="preserve">We could repurpose “DIGIONLY”, we just have to be sure SQL knows to watch for the new value.</w:t>
        </w:r>
      </w:ins>
      <w:r w:rsidDel="00000000" w:rsidR="00000000" w:rsidRPr="00000000">
        <w:rPr>
          <w:rtl w:val="0"/>
        </w:rPr>
      </w:r>
    </w:p>
    <w:p w:rsidR="00000000" w:rsidDel="00000000" w:rsidP="00000000" w:rsidRDefault="00000000" w:rsidRPr="00000000" w14:paraId="00000034">
      <w:pPr>
        <w:spacing w:after="160" w:line="303.709090909090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5">
      <w:pPr>
        <w:spacing w:line="278.39957142857145" w:lineRule="auto"/>
        <w:rPr>
          <w:b w:val="1"/>
          <w:bCs w:val="1"/>
          <w:sz w:val="28"/>
          <w:szCs w:val="28"/>
        </w:rPr>
      </w:pPr>
      <w:r w:rsidDel="00000000" w:rsidR="00000000" w:rsidRPr="00000000">
        <w:rPr>
          <w:rtl w:val="0"/>
        </w:rPr>
      </w:r>
    </w:p>
    <w:p w:rsidR="00000000" w:rsidDel="00000000" w:rsidP="00000000" w:rsidRDefault="00000000" w:rsidRPr="00000000" w14:paraId="00000036">
      <w:pPr>
        <w:spacing w:after="160" w:line="303.7090909090909"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before="160" w:line="227.29447058823527" w:lineRule="auto"/>
        <w:rPr>
          <w:b w:val="1"/>
          <w:bCs w:val="1"/>
          <w:sz w:val="28"/>
          <w:szCs w:val="28"/>
        </w:rPr>
      </w:pPr>
      <w:bookmarkStart w:colFirst="0" w:colLast="0" w:name="_bqrvebkimtdc" w:id="2"/>
      <w:bookmarkEnd w:id="2"/>
      <w:r w:rsidDel="00000000" w:rsidR="00000000" w:rsidRPr="00000000">
        <w:rPr>
          <w:b w:val="1"/>
          <w:bCs w:val="1"/>
          <w:sz w:val="28"/>
          <w:szCs w:val="28"/>
          <w:rtl w:val="0"/>
        </w:rPr>
        <w:t xml:space="preserve">Section 2: AS400 Integration</w:t>
      </w:r>
    </w:p>
    <w:p w:rsidR="00000000" w:rsidDel="00000000" w:rsidP="00000000" w:rsidRDefault="00000000" w:rsidRPr="00000000" w14:paraId="00000038">
      <w:pPr>
        <w:numPr>
          <w:ilvl w:val="0"/>
          <w:numId w:val="7"/>
        </w:numPr>
        <w:spacing w:after="0" w:afterAutospacing="0" w:line="303.7090909090909" w:lineRule="auto"/>
        <w:ind w:left="720" w:hanging="360"/>
        <w:rPr>
          <w:ins w:author="Mendy Varga" w:id="22" w:date="2026-02-01T18:31:34Z"/>
          <w:sz w:val="24"/>
          <w:szCs w:val="24"/>
        </w:rPr>
      </w:pPr>
      <w:r w:rsidDel="00000000" w:rsidR="00000000" w:rsidRPr="00000000">
        <w:rPr>
          <w:sz w:val="24"/>
          <w:szCs w:val="24"/>
          <w:rtl w:val="0"/>
        </w:rPr>
        <w:t xml:space="preserve">When a dummy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is created in </w:t>
      </w:r>
      <w:r w:rsidDel="00000000" w:rsidR="00000000" w:rsidRPr="00000000">
        <w:rPr>
          <w:rFonts w:ascii="Verdana" w:cs="Verdana" w:eastAsia="Verdana" w:hAnsi="Verdana"/>
          <w:i w:val="1"/>
          <w:iCs w:val="1"/>
          <w:sz w:val="24"/>
          <w:szCs w:val="24"/>
          <w:rtl w:val="0"/>
        </w:rPr>
        <w:t xml:space="preserve">FileMaker</w:t>
      </w:r>
      <w:r w:rsidDel="00000000" w:rsidR="00000000" w:rsidRPr="00000000">
        <w:rPr>
          <w:sz w:val="24"/>
          <w:szCs w:val="24"/>
          <w:rtl w:val="0"/>
        </w:rPr>
        <w:t xml:space="preserve">, what exactly gets written to </w:t>
      </w:r>
      <w:r w:rsidDel="00000000" w:rsidR="00000000" w:rsidRPr="00000000">
        <w:rPr>
          <w:rFonts w:ascii="Verdana" w:cs="Verdana" w:eastAsia="Verdana" w:hAnsi="Verdana"/>
          <w:i w:val="1"/>
          <w:iCs w:val="1"/>
          <w:sz w:val="24"/>
          <w:szCs w:val="24"/>
          <w:rtl w:val="0"/>
        </w:rPr>
        <w:t xml:space="preserve">AS400</w:t>
      </w:r>
      <w:r w:rsidDel="00000000" w:rsidR="00000000" w:rsidRPr="00000000">
        <w:rPr>
          <w:sz w:val="24"/>
          <w:szCs w:val="24"/>
          <w:rtl w:val="0"/>
        </w:rPr>
        <w:t xml:space="preserve">? Is it a full inventory record or a minimal stub?</w:t>
      </w:r>
      <w:ins w:author="Mendy Varga" w:id="22" w:date="2026-02-01T18:31:34Z">
        <w:r w:rsidDel="00000000" w:rsidR="00000000" w:rsidRPr="00000000">
          <w:rPr>
            <w:rtl w:val="0"/>
          </w:rPr>
        </w:r>
      </w:ins>
    </w:p>
    <w:p w:rsidR="00000000" w:rsidDel="00000000" w:rsidP="00000000" w:rsidRDefault="00000000" w:rsidRPr="00000000" w14:paraId="00000039">
      <w:pPr>
        <w:spacing w:after="0" w:afterAutospacing="0" w:line="303.7090909090909" w:lineRule="auto"/>
        <w:ind w:left="720" w:firstLine="0"/>
        <w:rPr>
          <w:ins w:author="Travis Haase" w:id="24" w:date="2026-01-30T20:33:32Z"/>
          <w:rFonts w:ascii="Arial" w:cs="Arial" w:eastAsia="Arial" w:hAnsi="Arial"/>
          <w:b w:val="0"/>
          <w:bCs w:val="0"/>
          <w:i w:val="0"/>
          <w:iCs w:val="0"/>
          <w:smallCaps w:val="0"/>
          <w:strike w:val="0"/>
          <w:color w:val="000000"/>
          <w:sz w:val="22"/>
          <w:szCs w:val="22"/>
          <w:u w:val="none"/>
          <w:shd w:fill="auto" w:val="clear"/>
          <w:vertAlign w:val="baseline"/>
          <w:rPrChange w:author="Mendy Varga" w:id="26" w:date="2026-02-01T18:31:35Z">
            <w:rPr>
              <w:sz w:val="24"/>
              <w:szCs w:val="24"/>
            </w:rPr>
          </w:rPrChange>
        </w:rPr>
        <w:pPrChange w:author="Mendy Varga" w:id="0" w:date="2026-02-01T18:31:35Z">
          <w:pPr>
            <w:numPr>
              <w:ilvl w:val="0"/>
              <w:numId w:val="7"/>
            </w:numPr>
            <w:spacing w:after="160" w:line="303.7090909090909" w:lineRule="auto"/>
            <w:ind w:left="720" w:hanging="360"/>
          </w:pPr>
        </w:pPrChange>
      </w:pPr>
      <w:ins w:author="Mendy Varga" w:id="22" w:date="2026-02-01T18:31:34Z">
        <w:r w:rsidDel="00000000" w:rsidR="00000000" w:rsidRPr="00000000">
          <w:rPr>
            <w:sz w:val="24"/>
            <w:szCs w:val="24"/>
            <w:rtl w:val="0"/>
          </w:rPr>
          <w:t xml:space="preserve">Answer Summary (</w:t>
        </w:r>
        <w:r w:rsidDel="00000000" w:rsidR="00000000" w:rsidRPr="00000000">
          <w:rPr>
            <w:strike w:val="1"/>
            <w:sz w:val="24"/>
            <w:szCs w:val="24"/>
            <w:rtl w:val="0"/>
            <w:rPrChange w:author="Travis Haase" w:id="23" w:date="2026-02-02T15:34:27Z">
              <w:rPr>
                <w:sz w:val="24"/>
                <w:szCs w:val="24"/>
              </w:rPr>
            </w:rPrChange>
          </w:rPr>
          <w:t xml:space="preserve">confirm with Travis)</w:t>
        </w:r>
        <w:r w:rsidDel="00000000" w:rsidR="00000000" w:rsidRPr="00000000">
          <w:rPr>
            <w:sz w:val="24"/>
            <w:szCs w:val="24"/>
            <w:rtl w:val="0"/>
          </w:rPr>
          <w:t xml:space="preserve">: a full inventory record is written to Filemaker. </w:t>
        </w:r>
      </w:ins>
      <w:ins w:author="Travis Haase" w:id="24" w:date="2026-01-30T20:33:32Z">
        <w:r w:rsidDel="00000000" w:rsidR="00000000" w:rsidRPr="00000000">
          <w:rPr>
            <w:sz w:val="24"/>
            <w:szCs w:val="24"/>
            <w:rtl w:val="0"/>
          </w:rPr>
          <w:t xml:space="preserve"> Just to clarify, the FileMaker system doesn’t write to the AS400.  AS400 and FileMaker are not tied together in any way other than FileMaker reads data from the AS400.  The AS400 doesn’t reference the FileMaker table in any way.</w:t>
          <w:br w:type="textWrapping"/>
        </w:r>
        <w:r w:rsidDel="00000000" w:rsidR="00000000" w:rsidRPr="00000000">
          <w:rPr>
            <w:b w:val="1"/>
            <w:bCs w:val="1"/>
            <w:sz w:val="24"/>
            <w:szCs w:val="24"/>
            <w:rtl w:val="0"/>
            <w:rPrChange w:author="Travis Haase" w:id="25" w:date="2026-01-30T20:33:32Z">
              <w:rPr>
                <w:sz w:val="24"/>
                <w:szCs w:val="24"/>
              </w:rPr>
            </w:rPrChange>
          </w:rPr>
          <w:t xml:space="preserve">Answer:</w:t>
        </w:r>
      </w:ins>
    </w:p>
    <w:p w:rsidR="00000000" w:rsidDel="00000000" w:rsidP="00000000" w:rsidRDefault="00000000" w:rsidRPr="00000000" w14:paraId="0000003A">
      <w:pPr>
        <w:numPr>
          <w:ilvl w:val="1"/>
          <w:numId w:val="7"/>
        </w:numPr>
        <w:spacing w:after="0" w:afterAutospacing="0" w:line="303.7090909090909" w:lineRule="auto"/>
        <w:ind w:left="1440" w:hanging="360"/>
        <w:rPr>
          <w:ins w:author="Travis Haase" w:id="24" w:date="2026-01-30T20:33:32Z"/>
          <w:sz w:val="24"/>
          <w:szCs w:val="24"/>
          <w:u w:val="none"/>
        </w:rPr>
      </w:pPr>
      <w:ins w:author="Travis Haase" w:id="24" w:date="2026-01-30T20:33:32Z">
        <w:r w:rsidDel="00000000" w:rsidR="00000000" w:rsidRPr="00000000">
          <w:rPr>
            <w:sz w:val="24"/>
            <w:szCs w:val="24"/>
            <w:rtl w:val="0"/>
          </w:rPr>
          <w:t xml:space="preserve">A full, new record is needed, but not all field requirements are the same for a digital record in the AS400 versus a physical record.  For example, the product status, while important only because the SQL program is watching the statues to push data, is less important for digital versus physical.  Same for things like a Print Order Number, which is something needed for a physical record, but not a digital one.  There are also certain things the SQL program is looking for on the physical/dummy AS400 record, that if are not setup correctly, will fail via </w:t>
        </w:r>
        <w:r w:rsidDel="00000000" w:rsidR="00000000" w:rsidRPr="00000000">
          <w:fldChar w:fldCharType="begin"/>
        </w:r>
        <w:r w:rsidDel="00000000" w:rsidR="00000000" w:rsidRPr="00000000">
          <w:instrText xml:space="preserve">HYPERLINK "http://portal.alfred.com"</w:instrText>
        </w:r>
        <w:r w:rsidDel="00000000" w:rsidR="00000000" w:rsidRPr="00000000">
          <w:fldChar w:fldCharType="separate"/>
        </w:r>
        <w:r w:rsidDel="00000000" w:rsidR="00000000" w:rsidRPr="00000000">
          <w:rPr>
            <w:color w:val="1155cc"/>
            <w:sz w:val="24"/>
            <w:szCs w:val="24"/>
            <w:u w:val="single"/>
            <w:rtl w:val="0"/>
          </w:rPr>
          <w:t xml:space="preserve">portal.alfred.com</w:t>
        </w:r>
        <w:r w:rsidDel="00000000" w:rsidR="00000000" w:rsidRPr="00000000">
          <w:fldChar w:fldCharType="end"/>
        </w:r>
        <w:r w:rsidDel="00000000" w:rsidR="00000000" w:rsidRPr="00000000">
          <w:rPr>
            <w:sz w:val="24"/>
            <w:szCs w:val="24"/>
            <w:rtl w:val="0"/>
          </w:rPr>
          <w:t xml:space="preserve">.  Here are some examples:</w:t>
        </w:r>
      </w:ins>
    </w:p>
    <w:p w:rsidR="00000000" w:rsidDel="00000000" w:rsidP="00000000" w:rsidRDefault="00000000" w:rsidRPr="00000000" w14:paraId="0000003B">
      <w:pPr>
        <w:numPr>
          <w:ilvl w:val="2"/>
          <w:numId w:val="7"/>
        </w:numPr>
        <w:spacing w:after="0" w:afterAutospacing="0" w:line="303.7090909090909" w:lineRule="auto"/>
        <w:ind w:left="2160" w:hanging="360"/>
        <w:rPr>
          <w:ins w:author="Travis Haase" w:id="24" w:date="2026-01-30T20:33:32Z"/>
          <w:sz w:val="24"/>
          <w:szCs w:val="24"/>
          <w:u w:val="none"/>
        </w:rPr>
      </w:pPr>
      <w:ins w:author="Travis Haase" w:id="24" w:date="2026-01-30T20:33:32Z">
        <w:r w:rsidDel="00000000" w:rsidR="00000000" w:rsidRPr="00000000">
          <w:rPr>
            <w:sz w:val="24"/>
            <w:szCs w:val="24"/>
            <w:rtl w:val="0"/>
          </w:rPr>
          <w:t xml:space="preserve">Sets - ProductType=B</w:t>
        </w:r>
      </w:ins>
    </w:p>
    <w:p w:rsidR="00000000" w:rsidDel="00000000" w:rsidP="00000000" w:rsidRDefault="00000000" w:rsidRPr="00000000" w14:paraId="0000003C">
      <w:pPr>
        <w:numPr>
          <w:ilvl w:val="2"/>
          <w:numId w:val="7"/>
        </w:numPr>
        <w:spacing w:after="0" w:afterAutospacing="0" w:line="303.7090909090909" w:lineRule="auto"/>
        <w:ind w:left="2160" w:hanging="360"/>
        <w:rPr>
          <w:ins w:author="Travis Haase" w:id="24" w:date="2026-01-30T20:33:32Z"/>
          <w:sz w:val="24"/>
          <w:szCs w:val="24"/>
          <w:u w:val="none"/>
        </w:rPr>
      </w:pPr>
      <w:ins w:author="Travis Haase" w:id="24" w:date="2026-01-30T20:33:32Z">
        <w:r w:rsidDel="00000000" w:rsidR="00000000" w:rsidRPr="00000000">
          <w:rPr>
            <w:sz w:val="24"/>
            <w:szCs w:val="24"/>
            <w:rtl w:val="0"/>
          </w:rPr>
          <w:t xml:space="preserve">Job Numbers: There need to be a “###95” job number in the AS400 system for the original print/dummy sku job number, otherwise it won’t process.  For example, if the physical record’s job number is</w:t>
          <w:br w:type="textWrapping"/>
          <w:t xml:space="preserve">33200</w:t>
          <w:tab/>
          <w:t xml:space="preserve">** BELWIN NON-POP YOUNG BAND</w:t>
          <w:br w:type="textWrapping"/>
          <w:br w:type="textWrapping"/>
          <w:t xml:space="preserve">Then the digital job number that is already set up in the AS400 must be:</w:t>
          <w:br w:type="textWrapping"/>
          <w:t xml:space="preserve">33295</w:t>
          <w:tab/>
          <w:t xml:space="preserve">BELWIN NON-POP YNG BND DIGI PART/SCORE</w:t>
          <w:br w:type="textWrapping"/>
          <w:br w:type="textWrapping"/>
          <w:t xml:space="preserve">If a “###95” job number doesn’t exist, </w:t>
        </w:r>
        <w:r w:rsidDel="00000000" w:rsidR="00000000" w:rsidRPr="00000000">
          <w:fldChar w:fldCharType="begin"/>
        </w:r>
        <w:r w:rsidDel="00000000" w:rsidR="00000000" w:rsidRPr="00000000">
          <w:instrText xml:space="preserve">HYPERLINK "http://portal.alfred.com"</w:instrText>
        </w:r>
        <w:r w:rsidDel="00000000" w:rsidR="00000000" w:rsidRPr="00000000">
          <w:fldChar w:fldCharType="separate"/>
        </w:r>
        <w:r w:rsidDel="00000000" w:rsidR="00000000" w:rsidRPr="00000000">
          <w:rPr>
            <w:color w:val="1155cc"/>
            <w:sz w:val="24"/>
            <w:szCs w:val="24"/>
            <w:u w:val="single"/>
            <w:rtl w:val="0"/>
          </w:rPr>
          <w:t xml:space="preserve">portal.alfred.com</w:t>
        </w:r>
        <w:r w:rsidDel="00000000" w:rsidR="00000000" w:rsidRPr="00000000">
          <w:fldChar w:fldCharType="end"/>
        </w:r>
        <w:r w:rsidDel="00000000" w:rsidR="00000000" w:rsidRPr="00000000">
          <w:rPr>
            <w:sz w:val="24"/>
            <w:szCs w:val="24"/>
            <w:rtl w:val="0"/>
          </w:rPr>
          <w:t xml:space="preserve"> won’t allow the record to be digitized.</w:t>
        </w:r>
      </w:ins>
    </w:p>
    <w:p w:rsidR="00000000" w:rsidDel="00000000" w:rsidP="00000000" w:rsidRDefault="00000000" w:rsidRPr="00000000" w14:paraId="0000003D">
      <w:pPr>
        <w:numPr>
          <w:ilvl w:val="1"/>
          <w:numId w:val="7"/>
        </w:numPr>
        <w:spacing w:after="0" w:afterAutospacing="0" w:line="303.7090909090909" w:lineRule="auto"/>
        <w:ind w:left="1440" w:hanging="360"/>
        <w:rPr>
          <w:ins w:author="Travis Haase" w:id="24" w:date="2026-01-30T20:33:32Z"/>
          <w:sz w:val="24"/>
          <w:szCs w:val="24"/>
          <w:u w:val="none"/>
        </w:rPr>
      </w:pPr>
      <w:ins w:author="Travis Haase" w:id="24" w:date="2026-01-30T20:33:32Z">
        <w:commentRangeStart w:id="0"/>
        <w:r w:rsidDel="00000000" w:rsidR="00000000" w:rsidRPr="00000000">
          <w:rPr>
            <w:sz w:val="24"/>
            <w:szCs w:val="24"/>
            <w:rtl w:val="0"/>
          </w:rPr>
          <w:t xml:space="preserve">Lets use our examples above to demonstrate - Please note the fields in the screenshot are not ALL AS400 fields, but this is to demonstrate the differences.</w:t>
        </w:r>
        <w:commentRangeEnd w:id="0"/>
        <w:r w:rsidDel="00000000" w:rsidR="00000000" w:rsidRPr="00000000">
          <w:commentReference w:id="0"/>
        </w:r>
        <w:r w:rsidDel="00000000" w:rsidR="00000000" w:rsidRPr="00000000">
          <w:rPr>
            <w:rtl w:val="0"/>
          </w:rPr>
        </w:r>
      </w:ins>
    </w:p>
    <w:p w:rsidR="00000000" w:rsidDel="00000000" w:rsidP="00000000" w:rsidRDefault="00000000" w:rsidRPr="00000000" w14:paraId="0000003E">
      <w:pPr>
        <w:numPr>
          <w:ilvl w:val="2"/>
          <w:numId w:val="7"/>
        </w:numPr>
        <w:spacing w:after="0" w:afterAutospacing="0" w:line="303.7090909090909" w:lineRule="auto"/>
        <w:ind w:left="2160" w:hanging="360"/>
        <w:rPr>
          <w:ins w:author="Travis Haase" w:id="24" w:date="2026-01-30T20:33:32Z"/>
          <w:sz w:val="24"/>
          <w:szCs w:val="24"/>
        </w:rPr>
      </w:pPr>
      <w:ins w:author="Travis Haase" w:id="24" w:date="2026-01-30T20:33:32Z">
        <w:r w:rsidDel="00000000" w:rsidR="00000000" w:rsidRPr="00000000">
          <w:rPr>
            <w:sz w:val="24"/>
            <w:szCs w:val="24"/>
            <w:rtl w:val="0"/>
            <w:rPrChange w:author="Travis Haase" w:id="25" w:date="2026-01-30T20:33:32Z">
              <w:rPr>
                <w:sz w:val="24"/>
                <w:szCs w:val="24"/>
              </w:rPr>
            </w:rPrChange>
          </w:rPr>
          <w:t xml:space="preserve">Digital Only Versions (Dummy SKU needed in Product Table/TOCSongSource(if applicable)/ContributorRole)</w:t>
        </w:r>
      </w:ins>
    </w:p>
    <w:p w:rsidR="00000000" w:rsidDel="00000000" w:rsidP="00000000" w:rsidRDefault="00000000" w:rsidRPr="00000000" w14:paraId="0000003F">
      <w:pPr>
        <w:numPr>
          <w:ilvl w:val="3"/>
          <w:numId w:val="7"/>
        </w:numPr>
        <w:spacing w:after="0" w:afterAutospacing="0" w:line="303.7090909090909" w:lineRule="auto"/>
        <w:ind w:left="2880" w:hanging="360"/>
        <w:rPr>
          <w:ins w:author="Travis Haase" w:id="24" w:date="2026-01-30T20:33:32Z"/>
          <w:sz w:val="24"/>
          <w:szCs w:val="24"/>
        </w:rPr>
      </w:pPr>
      <w:ins w:author="Travis Haase" w:id="24" w:date="2026-01-30T20:33:32Z">
        <w:r w:rsidDel="00000000" w:rsidR="00000000" w:rsidRPr="00000000">
          <w:rPr>
            <w:sz w:val="24"/>
            <w:szCs w:val="24"/>
            <w:rtl w:val="0"/>
            <w:rPrChange w:author="Travis Haase" w:id="25" w:date="2026-01-30T20:33:32Z">
              <w:rPr>
                <w:sz w:val="24"/>
                <w:szCs w:val="24"/>
              </w:rPr>
            </w:rPrChange>
          </w:rPr>
          <w:t xml:space="preserve">Choral - 00-50740</w:t>
          <w:br w:type="textWrapping"/>
        </w:r>
        <w:r w:rsidDel="00000000" w:rsidR="00000000" w:rsidRPr="00000000">
          <w:rPr>
            <w:sz w:val="24"/>
            <w:szCs w:val="24"/>
            <w:rPrChange w:author="Travis Haase" w:id="25" w:date="2026-01-30T20:33:32Z">
              <w:rPr>
                <w:sz w:val="24"/>
                <w:szCs w:val="24"/>
              </w:rPr>
            </w:rPrChange>
          </w:rPr>
          <w:drawing>
            <wp:inline distB="114300" distT="114300" distL="114300" distR="114300">
              <wp:extent cx="7234238" cy="4457700"/>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234238" cy="4457700"/>
                      </a:xfrm>
                      <a:prstGeom prst="rect"/>
                      <a:ln/>
                    </pic:spPr>
                  </pic:pic>
                </a:graphicData>
              </a:graphic>
            </wp:inline>
          </w:drawing>
        </w:r>
        <w:r w:rsidDel="00000000" w:rsidR="00000000" w:rsidRPr="00000000">
          <w:rPr>
            <w:rtl w:val="0"/>
          </w:rPr>
        </w:r>
      </w:ins>
    </w:p>
    <w:p w:rsidR="00000000" w:rsidDel="00000000" w:rsidP="00000000" w:rsidRDefault="00000000" w:rsidRPr="00000000" w14:paraId="00000040">
      <w:pPr>
        <w:numPr>
          <w:ilvl w:val="3"/>
          <w:numId w:val="7"/>
        </w:numPr>
        <w:spacing w:after="0" w:afterAutospacing="0" w:line="303.7090909090909" w:lineRule="auto"/>
        <w:ind w:left="2880" w:hanging="360"/>
        <w:rPr>
          <w:ins w:author="Travis Haase" w:id="24" w:date="2026-01-30T20:33:32Z"/>
          <w:sz w:val="24"/>
          <w:szCs w:val="24"/>
        </w:rPr>
      </w:pPr>
      <w:ins w:author="Travis Haase" w:id="24" w:date="2026-01-30T20:33:32Z">
        <w:r w:rsidDel="00000000" w:rsidR="00000000" w:rsidRPr="00000000">
          <w:rPr>
            <w:sz w:val="24"/>
            <w:szCs w:val="24"/>
            <w:rtl w:val="0"/>
            <w:rPrChange w:author="Travis Haase" w:id="25" w:date="2026-01-30T20:33:32Z">
              <w:rPr>
                <w:sz w:val="24"/>
                <w:szCs w:val="24"/>
              </w:rPr>
            </w:rPrChange>
          </w:rPr>
          <w:t xml:space="preserve">Ensemble/Performance Set - 00-52443</w:t>
        </w:r>
        <w:r w:rsidDel="00000000" w:rsidR="00000000" w:rsidRPr="00000000">
          <w:rPr>
            <w:sz w:val="24"/>
            <w:szCs w:val="24"/>
            <w:rPrChange w:author="Travis Haase" w:id="25" w:date="2026-01-30T20:33:32Z">
              <w:rPr>
                <w:sz w:val="24"/>
                <w:szCs w:val="24"/>
              </w:rPr>
            </w:rPrChange>
          </w:rPr>
          <w:drawing>
            <wp:inline distB="114300" distT="114300" distL="114300" distR="114300">
              <wp:extent cx="7196138" cy="445770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7196138" cy="4457700"/>
                      </a:xfrm>
                      <a:prstGeom prst="rect"/>
                      <a:ln/>
                    </pic:spPr>
                  </pic:pic>
                </a:graphicData>
              </a:graphic>
            </wp:inline>
          </w:drawing>
        </w:r>
        <w:r w:rsidDel="00000000" w:rsidR="00000000" w:rsidRPr="00000000">
          <w:rPr>
            <w:sz w:val="24"/>
            <w:szCs w:val="24"/>
            <w:rtl w:val="0"/>
            <w:rPrChange w:author="Travis Haase" w:id="25" w:date="2026-01-30T20:33:32Z">
              <w:rPr>
                <w:sz w:val="24"/>
                <w:szCs w:val="24"/>
              </w:rPr>
            </w:rPrChange>
          </w:rPr>
          <w:br w:type="textWrapping"/>
        </w:r>
      </w:ins>
    </w:p>
    <w:p w:rsidR="00000000" w:rsidDel="00000000" w:rsidP="00000000" w:rsidRDefault="00000000" w:rsidRPr="00000000" w14:paraId="00000041">
      <w:pPr>
        <w:numPr>
          <w:ilvl w:val="3"/>
          <w:numId w:val="7"/>
        </w:numPr>
        <w:spacing w:after="0" w:afterAutospacing="0" w:line="303.7090909090909" w:lineRule="auto"/>
        <w:ind w:left="2880" w:hanging="360"/>
        <w:rPr>
          <w:ins w:author="Travis Haase" w:id="24" w:date="2026-01-30T20:33:32Z"/>
          <w:sz w:val="24"/>
          <w:szCs w:val="24"/>
        </w:rPr>
      </w:pPr>
      <w:ins w:author="Travis Haase" w:id="24" w:date="2026-01-30T20:33:32Z">
        <w:r w:rsidDel="00000000" w:rsidR="00000000" w:rsidRPr="00000000">
          <w:rPr>
            <w:sz w:val="24"/>
            <w:szCs w:val="24"/>
            <w:rtl w:val="0"/>
            <w:rPrChange w:author="Travis Haase" w:id="25" w:date="2026-01-30T20:33:32Z">
              <w:rPr>
                <w:sz w:val="24"/>
                <w:szCs w:val="24"/>
              </w:rPr>
            </w:rPrChange>
          </w:rPr>
          <w:t xml:space="preserve">Book - 00-48779 (no contributors)</w:t>
          <w:br w:type="textWrapping"/>
        </w:r>
        <w:r w:rsidDel="00000000" w:rsidR="00000000" w:rsidRPr="00000000">
          <w:rPr>
            <w:sz w:val="24"/>
            <w:szCs w:val="24"/>
            <w:rPrChange w:author="Travis Haase" w:id="25" w:date="2026-01-30T20:33:32Z">
              <w:rPr>
                <w:sz w:val="24"/>
                <w:szCs w:val="24"/>
              </w:rPr>
            </w:rPrChange>
          </w:rPr>
          <w:drawing>
            <wp:inline distB="114300" distT="114300" distL="114300" distR="114300">
              <wp:extent cx="7224713" cy="4486275"/>
              <wp:effectExtent b="0" l="0" r="0" t="0"/>
              <wp:docPr id="1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7224713" cy="4486275"/>
                      </a:xfrm>
                      <a:prstGeom prst="rect"/>
                      <a:ln/>
                    </pic:spPr>
                  </pic:pic>
                </a:graphicData>
              </a:graphic>
            </wp:inline>
          </w:drawing>
        </w:r>
        <w:r w:rsidDel="00000000" w:rsidR="00000000" w:rsidRPr="00000000">
          <w:rPr>
            <w:sz w:val="24"/>
            <w:szCs w:val="24"/>
            <w:rtl w:val="0"/>
            <w:rPrChange w:author="Travis Haase" w:id="25" w:date="2026-01-30T20:33:32Z">
              <w:rPr>
                <w:sz w:val="24"/>
                <w:szCs w:val="24"/>
              </w:rPr>
            </w:rPrChange>
          </w:rPr>
          <w:br w:type="textWrapping"/>
          <w:t xml:space="preserve">Book - 00-48639 (1 contributor)</w:t>
          <w:br w:type="textWrapping"/>
        </w:r>
        <w:r w:rsidDel="00000000" w:rsidR="00000000" w:rsidRPr="00000000">
          <w:rPr>
            <w:sz w:val="24"/>
            <w:szCs w:val="24"/>
            <w:rPrChange w:author="Travis Haase" w:id="25" w:date="2026-01-30T20:33:32Z">
              <w:rPr>
                <w:sz w:val="24"/>
                <w:szCs w:val="24"/>
              </w:rPr>
            </w:rPrChange>
          </w:rPr>
          <w:drawing>
            <wp:inline distB="114300" distT="114300" distL="114300" distR="114300">
              <wp:extent cx="7186613" cy="4486275"/>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186613" cy="4486275"/>
                      </a:xfrm>
                      <a:prstGeom prst="rect"/>
                      <a:ln/>
                    </pic:spPr>
                  </pic:pic>
                </a:graphicData>
              </a:graphic>
            </wp:inline>
          </w:drawing>
        </w:r>
        <w:r w:rsidDel="00000000" w:rsidR="00000000" w:rsidRPr="00000000">
          <w:rPr>
            <w:rtl w:val="0"/>
          </w:rPr>
        </w:r>
      </w:ins>
    </w:p>
    <w:p w:rsidR="00000000" w:rsidDel="00000000" w:rsidP="00000000" w:rsidRDefault="00000000" w:rsidRPr="00000000" w14:paraId="00000042">
      <w:pPr>
        <w:numPr>
          <w:ilvl w:val="3"/>
          <w:numId w:val="7"/>
        </w:numPr>
        <w:spacing w:after="0" w:afterAutospacing="0" w:line="303.7090909090909" w:lineRule="auto"/>
        <w:ind w:left="2880" w:hanging="360"/>
        <w:rPr>
          <w:ins w:author="Travis Haase" w:id="24" w:date="2026-01-30T20:33:32Z"/>
          <w:sz w:val="24"/>
          <w:szCs w:val="24"/>
        </w:rPr>
      </w:pPr>
      <w:ins w:author="Travis Haase" w:id="24" w:date="2026-01-30T20:33:32Z">
        <w:r w:rsidDel="00000000" w:rsidR="00000000" w:rsidRPr="00000000">
          <w:rPr>
            <w:sz w:val="24"/>
            <w:szCs w:val="24"/>
            <w:rtl w:val="0"/>
            <w:rPrChange w:author="Travis Haase" w:id="25" w:date="2026-01-30T20:33:32Z">
              <w:rPr>
                <w:sz w:val="24"/>
                <w:szCs w:val="24"/>
              </w:rPr>
            </w:rPrChange>
          </w:rPr>
          <w:t xml:space="preserve">Sheet - 00-52084</w:t>
          <w:br w:type="textWrapping"/>
        </w:r>
        <w:r w:rsidDel="00000000" w:rsidR="00000000" w:rsidRPr="00000000">
          <w:rPr>
            <w:sz w:val="24"/>
            <w:szCs w:val="24"/>
            <w:rPrChange w:author="Travis Haase" w:id="25" w:date="2026-01-30T20:33:32Z">
              <w:rPr>
                <w:sz w:val="24"/>
                <w:szCs w:val="24"/>
              </w:rPr>
            </w:rPrChange>
          </w:rPr>
          <w:drawing>
            <wp:inline distB="114300" distT="114300" distL="114300" distR="114300">
              <wp:extent cx="7262813" cy="4486275"/>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7262813" cy="4486275"/>
                      </a:xfrm>
                      <a:prstGeom prst="rect"/>
                      <a:ln/>
                    </pic:spPr>
                  </pic:pic>
                </a:graphicData>
              </a:graphic>
            </wp:inline>
          </w:drawing>
        </w:r>
        <w:r w:rsidDel="00000000" w:rsidR="00000000" w:rsidRPr="00000000">
          <w:rPr>
            <w:rtl w:val="0"/>
          </w:rPr>
        </w:r>
      </w:ins>
    </w:p>
    <w:p w:rsidR="00000000" w:rsidDel="00000000" w:rsidP="00000000" w:rsidRDefault="00000000" w:rsidRPr="00000000" w14:paraId="00000043">
      <w:pPr>
        <w:numPr>
          <w:ilvl w:val="2"/>
          <w:numId w:val="7"/>
        </w:numPr>
        <w:spacing w:after="0" w:afterAutospacing="0" w:line="303.7090909090909" w:lineRule="auto"/>
        <w:ind w:left="2160" w:hanging="360"/>
        <w:rPr>
          <w:ins w:author="Travis Haase" w:id="24" w:date="2026-01-30T20:33:32Z"/>
          <w:sz w:val="24"/>
          <w:szCs w:val="24"/>
        </w:rPr>
      </w:pPr>
      <w:ins w:author="Travis Haase" w:id="24" w:date="2026-01-30T20:33:32Z">
        <w:r w:rsidDel="00000000" w:rsidR="00000000" w:rsidRPr="00000000">
          <w:rPr>
            <w:sz w:val="24"/>
            <w:szCs w:val="24"/>
            <w:rtl w:val="0"/>
            <w:rPrChange w:author="Travis Haase" w:id="25" w:date="2026-01-30T20:33:32Z">
              <w:rPr>
                <w:sz w:val="24"/>
                <w:szCs w:val="24"/>
              </w:rPr>
            </w:rPrChange>
          </w:rPr>
          <w:t xml:space="preserve">Physical &amp; Digital Versions</w:t>
        </w:r>
      </w:ins>
    </w:p>
    <w:p w:rsidR="00000000" w:rsidDel="00000000" w:rsidP="00000000" w:rsidRDefault="00000000" w:rsidRPr="00000000" w14:paraId="00000044">
      <w:pPr>
        <w:numPr>
          <w:ilvl w:val="3"/>
          <w:numId w:val="7"/>
        </w:numPr>
        <w:spacing w:after="0" w:afterAutospacing="0" w:line="303.7090909090909" w:lineRule="auto"/>
        <w:ind w:left="2880" w:hanging="360"/>
        <w:rPr>
          <w:ins w:author="Travis Haase" w:id="24" w:date="2026-01-30T20:33:32Z"/>
          <w:sz w:val="24"/>
          <w:szCs w:val="24"/>
        </w:rPr>
      </w:pPr>
      <w:ins w:author="Travis Haase" w:id="24" w:date="2026-01-30T20:33:32Z">
        <w:r w:rsidDel="00000000" w:rsidR="00000000" w:rsidRPr="00000000">
          <w:rPr>
            <w:sz w:val="24"/>
            <w:szCs w:val="24"/>
            <w:rtl w:val="0"/>
            <w:rPrChange w:author="Travis Haase" w:id="25" w:date="2026-01-30T20:33:32Z">
              <w:rPr>
                <w:sz w:val="24"/>
                <w:szCs w:val="24"/>
              </w:rPr>
            </w:rPrChange>
          </w:rPr>
          <w:t xml:space="preserve">Choral - 00-20081</w:t>
          <w:br w:type="textWrapping"/>
        </w:r>
        <w:r w:rsidDel="00000000" w:rsidR="00000000" w:rsidRPr="00000000">
          <w:rPr>
            <w:sz w:val="24"/>
            <w:szCs w:val="24"/>
            <w:rPrChange w:author="Travis Haase" w:id="25" w:date="2026-01-30T20:33:32Z">
              <w:rPr>
                <w:sz w:val="24"/>
                <w:szCs w:val="24"/>
              </w:rPr>
            </w:rPrChange>
          </w:rPr>
          <w:drawing>
            <wp:inline distB="114300" distT="114300" distL="114300" distR="114300">
              <wp:extent cx="7234238" cy="4457700"/>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7234238" cy="4457700"/>
                      </a:xfrm>
                      <a:prstGeom prst="rect"/>
                      <a:ln/>
                    </pic:spPr>
                  </pic:pic>
                </a:graphicData>
              </a:graphic>
            </wp:inline>
          </w:drawing>
        </w:r>
        <w:r w:rsidDel="00000000" w:rsidR="00000000" w:rsidRPr="00000000">
          <w:rPr>
            <w:rtl w:val="0"/>
          </w:rPr>
        </w:r>
      </w:ins>
    </w:p>
    <w:p w:rsidR="00000000" w:rsidDel="00000000" w:rsidP="00000000" w:rsidRDefault="00000000" w:rsidRPr="00000000" w14:paraId="00000045">
      <w:pPr>
        <w:numPr>
          <w:ilvl w:val="3"/>
          <w:numId w:val="7"/>
        </w:numPr>
        <w:spacing w:after="0" w:afterAutospacing="0" w:line="303.7090909090909" w:lineRule="auto"/>
        <w:ind w:left="2880" w:hanging="360"/>
        <w:rPr>
          <w:ins w:author="Travis Haase" w:id="24" w:date="2026-01-30T20:33:32Z"/>
          <w:sz w:val="24"/>
          <w:szCs w:val="24"/>
        </w:rPr>
      </w:pPr>
      <w:ins w:author="Travis Haase" w:id="24" w:date="2026-01-30T20:33:32Z">
        <w:r w:rsidDel="00000000" w:rsidR="00000000" w:rsidRPr="00000000">
          <w:rPr>
            <w:sz w:val="24"/>
            <w:szCs w:val="24"/>
            <w:rtl w:val="0"/>
            <w:rPrChange w:author="Travis Haase" w:id="25" w:date="2026-01-30T20:33:32Z">
              <w:rPr>
                <w:sz w:val="24"/>
                <w:szCs w:val="24"/>
              </w:rPr>
            </w:rPrChange>
          </w:rPr>
          <w:t xml:space="preserve">Ensemble/Performance Set - 00-38466</w:t>
          <w:br w:type="textWrapping"/>
        </w:r>
        <w:r w:rsidDel="00000000" w:rsidR="00000000" w:rsidRPr="00000000">
          <w:rPr>
            <w:sz w:val="24"/>
            <w:szCs w:val="24"/>
            <w:rPrChange w:author="Travis Haase" w:id="25" w:date="2026-01-30T20:33:32Z">
              <w:rPr>
                <w:sz w:val="24"/>
                <w:szCs w:val="24"/>
              </w:rPr>
            </w:rPrChange>
          </w:rPr>
          <w:drawing>
            <wp:inline distB="114300" distT="114300" distL="114300" distR="114300">
              <wp:extent cx="7253288" cy="445770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7253288" cy="4457700"/>
                      </a:xfrm>
                      <a:prstGeom prst="rect"/>
                      <a:ln/>
                    </pic:spPr>
                  </pic:pic>
                </a:graphicData>
              </a:graphic>
            </wp:inline>
          </w:drawing>
        </w:r>
        <w:r w:rsidDel="00000000" w:rsidR="00000000" w:rsidRPr="00000000">
          <w:rPr>
            <w:rtl w:val="0"/>
          </w:rPr>
        </w:r>
      </w:ins>
    </w:p>
    <w:p w:rsidR="00000000" w:rsidDel="00000000" w:rsidP="00000000" w:rsidRDefault="00000000" w:rsidRPr="00000000" w14:paraId="00000046">
      <w:pPr>
        <w:numPr>
          <w:ilvl w:val="3"/>
          <w:numId w:val="7"/>
        </w:numPr>
        <w:spacing w:after="0" w:afterAutospacing="0" w:line="303.7090909090909" w:lineRule="auto"/>
        <w:ind w:left="2880" w:hanging="360"/>
        <w:rPr>
          <w:ins w:author="Travis Haase" w:id="24" w:date="2026-01-30T20:33:32Z"/>
          <w:sz w:val="24"/>
          <w:szCs w:val="24"/>
        </w:rPr>
      </w:pPr>
      <w:ins w:author="Travis Haase" w:id="24" w:date="2026-01-30T20:33:32Z">
        <w:r w:rsidDel="00000000" w:rsidR="00000000" w:rsidRPr="00000000">
          <w:rPr>
            <w:sz w:val="24"/>
            <w:szCs w:val="24"/>
            <w:rtl w:val="0"/>
            <w:rPrChange w:author="Travis Haase" w:id="25" w:date="2026-01-30T20:33:32Z">
              <w:rPr>
                <w:sz w:val="24"/>
                <w:szCs w:val="24"/>
              </w:rPr>
            </w:rPrChange>
          </w:rPr>
          <w:t xml:space="preserve">Book - 00-39101</w:t>
          <w:br w:type="textWrapping"/>
        </w:r>
        <w:r w:rsidDel="00000000" w:rsidR="00000000" w:rsidRPr="00000000">
          <w:rPr>
            <w:sz w:val="24"/>
            <w:szCs w:val="24"/>
            <w:rPrChange w:author="Travis Haase" w:id="25" w:date="2026-01-30T20:33:32Z">
              <w:rPr>
                <w:sz w:val="24"/>
                <w:szCs w:val="24"/>
              </w:rPr>
            </w:rPrChange>
          </w:rPr>
          <w:drawing>
            <wp:inline distB="114300" distT="114300" distL="114300" distR="114300">
              <wp:extent cx="7224713" cy="4457700"/>
              <wp:effectExtent b="0" l="0" r="0" t="0"/>
              <wp:docPr id="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7224713" cy="4457700"/>
                      </a:xfrm>
                      <a:prstGeom prst="rect"/>
                      <a:ln/>
                    </pic:spPr>
                  </pic:pic>
                </a:graphicData>
              </a:graphic>
            </wp:inline>
          </w:drawing>
        </w:r>
        <w:r w:rsidDel="00000000" w:rsidR="00000000" w:rsidRPr="00000000">
          <w:rPr>
            <w:rtl w:val="0"/>
          </w:rPr>
        </w:r>
      </w:ins>
    </w:p>
    <w:p w:rsidR="00000000" w:rsidDel="00000000" w:rsidP="00000000" w:rsidRDefault="00000000" w:rsidRPr="00000000" w14:paraId="00000047">
      <w:pPr>
        <w:numPr>
          <w:ilvl w:val="3"/>
          <w:numId w:val="7"/>
        </w:numPr>
        <w:spacing w:after="0" w:afterAutospacing="0" w:line="303.7090909090909" w:lineRule="auto"/>
        <w:ind w:left="2880" w:hanging="360"/>
        <w:rPr>
          <w:sz w:val="24"/>
          <w:szCs w:val="24"/>
          <w:rPrChange w:author="Travis Haase" w:id="27" w:date="2026-01-30T20:33:28Z">
            <w:rPr>
              <w:sz w:val="24"/>
              <w:szCs w:val="24"/>
            </w:rPr>
          </w:rPrChange>
        </w:rPr>
        <w:pPrChange w:author="Travis Haase" w:id="0" w:date="2026-01-30T20:33:28Z">
          <w:pPr>
            <w:numPr>
              <w:ilvl w:val="0"/>
              <w:numId w:val="7"/>
            </w:numPr>
            <w:spacing w:after="160" w:line="303.7090909090909" w:lineRule="auto"/>
            <w:ind w:left="720" w:hanging="360"/>
          </w:pPr>
        </w:pPrChange>
      </w:pPr>
      <w:ins w:author="Travis Haase" w:id="24" w:date="2026-01-30T20:33:32Z">
        <w:r w:rsidDel="00000000" w:rsidR="00000000" w:rsidRPr="00000000">
          <w:rPr>
            <w:sz w:val="24"/>
            <w:szCs w:val="24"/>
            <w:rtl w:val="0"/>
            <w:rPrChange w:author="Travis Haase" w:id="25" w:date="2026-01-30T20:33:32Z">
              <w:rPr>
                <w:sz w:val="24"/>
                <w:szCs w:val="24"/>
              </w:rPr>
            </w:rPrChange>
          </w:rPr>
          <w:t xml:space="preserve">Sheet - 00-35283</w:t>
          <w:br w:type="textWrapping"/>
        </w:r>
        <w:r w:rsidDel="00000000" w:rsidR="00000000" w:rsidRPr="00000000">
          <w:rPr>
            <w:sz w:val="24"/>
            <w:szCs w:val="24"/>
            <w:rPrChange w:author="Travis Haase" w:id="25" w:date="2026-01-30T20:33:32Z">
              <w:rPr>
                <w:sz w:val="24"/>
                <w:szCs w:val="24"/>
              </w:rPr>
            </w:rPrChange>
          </w:rPr>
          <w:drawing>
            <wp:inline distB="114300" distT="114300" distL="114300" distR="114300">
              <wp:extent cx="7196138" cy="4505325"/>
              <wp:effectExtent b="0" l="0" r="0" t="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7196138" cy="4505325"/>
                      </a:xfrm>
                      <a:prstGeom prst="rect"/>
                      <a:ln/>
                    </pic:spPr>
                  </pic:pic>
                </a:graphicData>
              </a:graphic>
            </wp:inline>
          </w:drawing>
        </w:r>
      </w:ins>
      <w:r w:rsidDel="00000000" w:rsidR="00000000" w:rsidRPr="00000000">
        <w:rPr>
          <w:rtl w:val="0"/>
        </w:rPr>
      </w:r>
    </w:p>
    <w:p w:rsidR="00000000" w:rsidDel="00000000" w:rsidP="00000000" w:rsidRDefault="00000000" w:rsidRPr="00000000" w14:paraId="00000048">
      <w:pPr>
        <w:numPr>
          <w:ilvl w:val="0"/>
          <w:numId w:val="7"/>
        </w:numPr>
        <w:spacing w:after="0" w:afterAutospacing="0" w:line="303.7090909090909" w:lineRule="auto"/>
        <w:ind w:left="720" w:hanging="360"/>
        <w:rPr>
          <w:ins w:author="Mendy Varga" w:id="28" w:date="2026-02-01T18:33:22Z"/>
          <w:sz w:val="24"/>
          <w:szCs w:val="24"/>
        </w:rPr>
      </w:pPr>
      <w:r w:rsidDel="00000000" w:rsidR="00000000" w:rsidRPr="00000000">
        <w:rPr>
          <w:sz w:val="24"/>
          <w:szCs w:val="24"/>
          <w:rtl w:val="0"/>
          <w:rPrChange w:author="Travis Haase" w:id="25" w:date="2026-01-30T20:33:32Z">
            <w:rPr>
              <w:sz w:val="24"/>
              <w:szCs w:val="24"/>
            </w:rPr>
          </w:rPrChange>
        </w:rPr>
        <w:t xml:space="preserve">Does </w:t>
      </w:r>
      <w:r w:rsidDel="00000000" w:rsidR="00000000" w:rsidRPr="00000000">
        <w:rPr>
          <w:sz w:val="24"/>
          <w:szCs w:val="24"/>
          <w:rtl w:val="0"/>
          <w:rPrChange w:author="Travis Haase" w:id="25" w:date="2026-01-30T20:33:32Z">
            <w:rPr>
              <w:rFonts w:ascii="Verdana" w:cs="Verdana" w:eastAsia="Verdana" w:hAnsi="Verdana"/>
              <w:i w:val="1"/>
              <w:iCs w:val="1"/>
              <w:sz w:val="24"/>
              <w:szCs w:val="24"/>
            </w:rPr>
          </w:rPrChange>
        </w:rPr>
        <w:t xml:space="preserve">AS400</w:t>
      </w:r>
      <w:r w:rsidDel="00000000" w:rsidR="00000000" w:rsidRPr="00000000">
        <w:rPr>
          <w:sz w:val="24"/>
          <w:szCs w:val="24"/>
          <w:rtl w:val="0"/>
          <w:rPrChange w:author="Travis Haase" w:id="25" w:date="2026-01-30T20:33:32Z">
            <w:rPr>
              <w:sz w:val="24"/>
              <w:szCs w:val="24"/>
            </w:rPr>
          </w:rPrChange>
        </w:rPr>
        <w:t xml:space="preserve"> track sales for digital-only products, or does that happen entirely in </w:t>
      </w:r>
      <w:r w:rsidDel="00000000" w:rsidR="00000000" w:rsidRPr="00000000">
        <w:rPr>
          <w:sz w:val="24"/>
          <w:szCs w:val="24"/>
          <w:rtl w:val="0"/>
          <w:rPrChange w:author="Travis Haase" w:id="25" w:date="2026-01-30T20:33:32Z">
            <w:rPr>
              <w:rFonts w:ascii="Verdana" w:cs="Verdana" w:eastAsia="Verdana" w:hAnsi="Verdana"/>
              <w:i w:val="1"/>
              <w:iCs w:val="1"/>
              <w:sz w:val="24"/>
              <w:szCs w:val="24"/>
            </w:rPr>
          </w:rPrChange>
        </w:rPr>
        <w:t xml:space="preserve">SQL Server</w:t>
      </w:r>
      <w:r w:rsidDel="00000000" w:rsidR="00000000" w:rsidRPr="00000000">
        <w:rPr>
          <w:sz w:val="24"/>
          <w:szCs w:val="24"/>
          <w:rtl w:val="0"/>
          <w:rPrChange w:author="Travis Haase" w:id="25" w:date="2026-01-30T20:33:32Z">
            <w:rPr>
              <w:sz w:val="24"/>
              <w:szCs w:val="24"/>
            </w:rPr>
          </w:rPrChange>
        </w:rPr>
        <w:t xml:space="preserve">? If a customer buys a digital product, which system records the transaction?</w:t>
      </w:r>
      <w:ins w:author="Mendy Varga" w:id="28" w:date="2026-02-01T18:33:22Z">
        <w:r w:rsidDel="00000000" w:rsidR="00000000" w:rsidRPr="00000000">
          <w:rPr>
            <w:rtl w:val="0"/>
          </w:rPr>
        </w:r>
      </w:ins>
    </w:p>
    <w:p w:rsidR="00000000" w:rsidDel="00000000" w:rsidP="00000000" w:rsidRDefault="00000000" w:rsidRPr="00000000" w14:paraId="00000049">
      <w:pPr>
        <w:spacing w:after="0" w:afterAutospacing="0" w:line="303.7090909090909" w:lineRule="auto"/>
        <w:ind w:left="720" w:firstLine="0"/>
        <w:rPr>
          <w:ins w:author="Travis Haase" w:id="29" w:date="2026-01-30T20:47:23Z"/>
          <w:rFonts w:ascii="Arial" w:cs="Arial" w:eastAsia="Arial" w:hAnsi="Arial"/>
          <w:b w:val="0"/>
          <w:bCs w:val="0"/>
          <w:i w:val="0"/>
          <w:iCs w:val="0"/>
          <w:smallCaps w:val="0"/>
          <w:strike w:val="0"/>
          <w:color w:val="000000"/>
          <w:sz w:val="22"/>
          <w:szCs w:val="22"/>
          <w:u w:val="none"/>
          <w:shd w:fill="auto" w:val="clear"/>
          <w:vertAlign w:val="baseline"/>
          <w:rPrChange w:author="Mendy Varga" w:id="30" w:date="2026-02-01T18:33:23Z">
            <w:rPr>
              <w:sz w:val="24"/>
              <w:szCs w:val="24"/>
            </w:rPr>
          </w:rPrChange>
        </w:rPr>
        <w:pPrChange w:author="Mendy Varga" w:id="0" w:date="2026-02-01T18:33:23Z">
          <w:pPr>
            <w:numPr>
              <w:ilvl w:val="0"/>
              <w:numId w:val="7"/>
            </w:numPr>
            <w:spacing w:after="160" w:line="303.7090909090909" w:lineRule="auto"/>
            <w:ind w:left="720" w:hanging="360"/>
          </w:pPr>
        </w:pPrChange>
      </w:pPr>
      <w:ins w:author="Mendy Varga" w:id="28" w:date="2026-02-01T18:33:22Z">
        <w:r w:rsidDel="00000000" w:rsidR="00000000" w:rsidRPr="00000000">
          <w:rPr>
            <w:sz w:val="24"/>
            <w:szCs w:val="24"/>
            <w:rtl w:val="0"/>
            <w:rPrChange w:author="Travis Haase" w:id="25" w:date="2026-01-30T20:33:32Z">
              <w:rPr>
                <w:sz w:val="24"/>
                <w:szCs w:val="24"/>
              </w:rPr>
            </w:rPrChange>
          </w:rPr>
          <w:t xml:space="preserve">Answer Summary: yes, AS400 tracks sales for digital only products</w:t>
        </w:r>
      </w:ins>
      <w:ins w:author="Travis Haase" w:id="29" w:date="2026-01-30T20:47:23Z">
        <w:r w:rsidDel="00000000" w:rsidR="00000000" w:rsidRPr="00000000">
          <w:rPr>
            <w:sz w:val="24"/>
            <w:szCs w:val="24"/>
            <w:rtl w:val="0"/>
            <w:rPrChange w:author="Travis Haase" w:id="25" w:date="2026-01-30T20:33:32Z">
              <w:rPr>
                <w:sz w:val="24"/>
                <w:szCs w:val="24"/>
              </w:rPr>
            </w:rPrChange>
          </w:rPr>
          <w:br w:type="textWrapping"/>
          <w:t xml:space="preserve">Answer:</w:t>
        </w:r>
      </w:ins>
    </w:p>
    <w:p w:rsidR="00000000" w:rsidDel="00000000" w:rsidP="00000000" w:rsidRDefault="00000000" w:rsidRPr="00000000" w14:paraId="0000004A">
      <w:pPr>
        <w:numPr>
          <w:ilvl w:val="1"/>
          <w:numId w:val="7"/>
        </w:numPr>
        <w:spacing w:after="0" w:afterAutospacing="0" w:line="303.7090909090909" w:lineRule="auto"/>
        <w:ind w:left="1440" w:hanging="360"/>
        <w:rPr>
          <w:sz w:val="24"/>
          <w:szCs w:val="24"/>
          <w:u w:val="none"/>
        </w:rPr>
      </w:pPr>
      <w:ins w:author="Travis Haase" w:id="29" w:date="2026-01-30T20:47:23Z">
        <w:r w:rsidDel="00000000" w:rsidR="00000000" w:rsidRPr="00000000">
          <w:rPr>
            <w:sz w:val="24"/>
            <w:szCs w:val="24"/>
            <w:rtl w:val="0"/>
            <w:rPrChange w:author="Travis Haase" w:id="25" w:date="2026-01-30T20:33:32Z">
              <w:rPr>
                <w:sz w:val="24"/>
                <w:szCs w:val="24"/>
              </w:rPr>
            </w:rPrChange>
          </w:rPr>
          <w:t xml:space="preserve">Yes, the AS400 tracks every transactional sale whether digital/physical/etc. for Alfred.  We add “dummy” skus to the AS400 to mimic a physical version.  When items are run through </w:t>
        </w:r>
        <w:r w:rsidDel="00000000" w:rsidR="00000000" w:rsidRPr="00000000">
          <w:fldChar w:fldCharType="begin"/>
        </w:r>
        <w:r w:rsidDel="00000000" w:rsidR="00000000" w:rsidRPr="00000000">
          <w:instrText xml:space="preserve">HYPERLINK "http://portal.alfred.com"</w:instrText>
        </w:r>
        <w:r w:rsidDel="00000000" w:rsidR="00000000" w:rsidRPr="00000000">
          <w:fldChar w:fldCharType="separate"/>
        </w:r>
        <w:r w:rsidDel="00000000" w:rsidR="00000000" w:rsidRPr="00000000">
          <w:rPr>
            <w:sz w:val="24"/>
            <w:szCs w:val="24"/>
            <w:rtl w:val="0"/>
            <w:rPrChange w:author="Travis Haase" w:id="25" w:date="2026-01-30T20:33:32Z">
              <w:rPr>
                <w:color w:val="1155cc"/>
                <w:sz w:val="24"/>
                <w:szCs w:val="24"/>
                <w:u w:val="single"/>
              </w:rPr>
            </w:rPrChange>
          </w:rPr>
          <w:t xml:space="preserve">portal.alfred.com</w:t>
        </w:r>
        <w:r w:rsidDel="00000000" w:rsidR="00000000" w:rsidRPr="00000000">
          <w:fldChar w:fldCharType="end"/>
        </w:r>
        <w:r w:rsidDel="00000000" w:rsidR="00000000" w:rsidRPr="00000000">
          <w:rPr>
            <w:sz w:val="24"/>
            <w:szCs w:val="24"/>
            <w:rtl w:val="0"/>
            <w:rPrChange w:author="Travis Haase" w:id="25" w:date="2026-01-30T20:33:32Z">
              <w:rPr>
                <w:sz w:val="24"/>
                <w:szCs w:val="24"/>
              </w:rPr>
            </w:rPrChange>
          </w:rPr>
          <w:t xml:space="preserve">, that system (backend is SQL) creates the digital skus in the AS400 to report sales for regardless if it is based on a physical version or not.</w:t>
        </w:r>
      </w:ins>
      <w:r w:rsidDel="00000000" w:rsidR="00000000" w:rsidRPr="00000000">
        <w:rPr>
          <w:rtl w:val="0"/>
        </w:rPr>
      </w:r>
    </w:p>
    <w:p w:rsidR="00000000" w:rsidDel="00000000" w:rsidP="00000000" w:rsidRDefault="00000000" w:rsidRPr="00000000" w14:paraId="0000004B">
      <w:pPr>
        <w:numPr>
          <w:ilvl w:val="0"/>
          <w:numId w:val="7"/>
        </w:numPr>
        <w:spacing w:after="0" w:afterAutospacing="0" w:line="303.7090909090909" w:lineRule="auto"/>
        <w:ind w:left="720" w:hanging="360"/>
        <w:rPr>
          <w:ins w:author="Travis Haase" w:id="31" w:date="2026-01-30T20:49:13Z"/>
          <w:sz w:val="24"/>
          <w:szCs w:val="24"/>
        </w:rPr>
      </w:pPr>
      <w:r w:rsidDel="00000000" w:rsidR="00000000" w:rsidRPr="00000000">
        <w:rPr>
          <w:sz w:val="24"/>
          <w:szCs w:val="24"/>
          <w:rtl w:val="0"/>
          <w:rPrChange w:author="Travis Haase" w:id="25" w:date="2026-01-30T20:33:32Z">
            <w:rPr>
              <w:sz w:val="24"/>
              <w:szCs w:val="24"/>
            </w:rPr>
          </w:rPrChange>
        </w:rPr>
        <w:t xml:space="preserve">What would break if a digital product existed in </w:t>
      </w:r>
      <w:r w:rsidDel="00000000" w:rsidR="00000000" w:rsidRPr="00000000">
        <w:rPr>
          <w:sz w:val="24"/>
          <w:szCs w:val="24"/>
          <w:rtl w:val="0"/>
          <w:rPrChange w:author="Travis Haase" w:id="25" w:date="2026-01-30T20:33:32Z">
            <w:rPr>
              <w:rFonts w:ascii="Verdana" w:cs="Verdana" w:eastAsia="Verdana" w:hAnsi="Verdana"/>
              <w:i w:val="1"/>
              <w:iCs w:val="1"/>
              <w:sz w:val="24"/>
              <w:szCs w:val="24"/>
            </w:rPr>
          </w:rPrChange>
        </w:rPr>
        <w:t xml:space="preserve">SQL Server</w:t>
      </w:r>
      <w:r w:rsidDel="00000000" w:rsidR="00000000" w:rsidRPr="00000000">
        <w:rPr>
          <w:sz w:val="24"/>
          <w:szCs w:val="24"/>
          <w:rtl w:val="0"/>
          <w:rPrChange w:author="Travis Haase" w:id="25" w:date="2026-01-30T20:33:32Z">
            <w:rPr>
              <w:sz w:val="24"/>
              <w:szCs w:val="24"/>
            </w:rPr>
          </w:rPrChange>
        </w:rPr>
        <w:t xml:space="preserve"> but had no corresponding record in </w:t>
      </w:r>
      <w:r w:rsidDel="00000000" w:rsidR="00000000" w:rsidRPr="00000000">
        <w:rPr>
          <w:sz w:val="24"/>
          <w:szCs w:val="24"/>
          <w:rtl w:val="0"/>
          <w:rPrChange w:author="Travis Haase" w:id="25" w:date="2026-01-30T20:33:32Z">
            <w:rPr>
              <w:rFonts w:ascii="Verdana" w:cs="Verdana" w:eastAsia="Verdana" w:hAnsi="Verdana"/>
              <w:i w:val="1"/>
              <w:iCs w:val="1"/>
              <w:sz w:val="24"/>
              <w:szCs w:val="24"/>
            </w:rPr>
          </w:rPrChange>
        </w:rPr>
        <w:t xml:space="preserve">AS400</w:t>
      </w:r>
      <w:r w:rsidDel="00000000" w:rsidR="00000000" w:rsidRPr="00000000">
        <w:rPr>
          <w:sz w:val="24"/>
          <w:szCs w:val="24"/>
          <w:rtl w:val="0"/>
          <w:rPrChange w:author="Travis Haase" w:id="25" w:date="2026-01-30T20:33:32Z">
            <w:rPr>
              <w:sz w:val="24"/>
              <w:szCs w:val="24"/>
            </w:rPr>
          </w:rPrChange>
        </w:rPr>
        <w:t xml:space="preserve">? Is </w:t>
      </w:r>
      <w:r w:rsidDel="00000000" w:rsidR="00000000" w:rsidRPr="00000000">
        <w:rPr>
          <w:sz w:val="24"/>
          <w:szCs w:val="24"/>
          <w:rtl w:val="0"/>
          <w:rPrChange w:author="Travis Haase" w:id="25" w:date="2026-01-30T20:33:32Z">
            <w:rPr>
              <w:rFonts w:ascii="Verdana" w:cs="Verdana" w:eastAsia="Verdana" w:hAnsi="Verdana"/>
              <w:i w:val="1"/>
              <w:iCs w:val="1"/>
              <w:sz w:val="24"/>
              <w:szCs w:val="24"/>
            </w:rPr>
          </w:rPrChange>
        </w:rPr>
        <w:t xml:space="preserve">AS400</w:t>
      </w:r>
      <w:r w:rsidDel="00000000" w:rsidR="00000000" w:rsidRPr="00000000">
        <w:rPr>
          <w:sz w:val="24"/>
          <w:szCs w:val="24"/>
          <w:rtl w:val="0"/>
          <w:rPrChange w:author="Travis Haase" w:id="25" w:date="2026-01-30T20:33:32Z">
            <w:rPr>
              <w:sz w:val="24"/>
              <w:szCs w:val="24"/>
            </w:rPr>
          </w:rPrChange>
        </w:rPr>
        <w:t xml:space="preserve"> queried during the purchase flow, or only for physical fulfillment?</w:t>
      </w:r>
      <w:ins w:author="Travis Haase" w:id="31" w:date="2026-01-30T20:49:13Z">
        <w:r w:rsidDel="00000000" w:rsidR="00000000" w:rsidRPr="00000000">
          <w:rPr>
            <w:sz w:val="24"/>
            <w:szCs w:val="24"/>
            <w:rtl w:val="0"/>
            <w:rPrChange w:author="Travis Haase" w:id="25" w:date="2026-01-30T20:33:32Z">
              <w:rPr>
                <w:sz w:val="24"/>
                <w:szCs w:val="24"/>
              </w:rPr>
            </w:rPrChange>
          </w:rPr>
          <w:br w:type="textWrapping"/>
        </w:r>
        <w:r w:rsidDel="00000000" w:rsidR="00000000" w:rsidRPr="00000000">
          <w:rPr>
            <w:b w:val="1"/>
            <w:bCs w:val="1"/>
            <w:sz w:val="24"/>
            <w:szCs w:val="24"/>
            <w:rtl w:val="0"/>
            <w:rPrChange w:author="Travis Haase" w:id="32" w:date="2026-01-30T20:49:13Z">
              <w:rPr>
                <w:sz w:val="24"/>
                <w:szCs w:val="24"/>
              </w:rPr>
            </w:rPrChange>
          </w:rPr>
          <w:t xml:space="preserve">Answer:</w:t>
        </w:r>
      </w:ins>
    </w:p>
    <w:p w:rsidR="00000000" w:rsidDel="00000000" w:rsidP="00000000" w:rsidRDefault="00000000" w:rsidRPr="00000000" w14:paraId="0000004C">
      <w:pPr>
        <w:numPr>
          <w:ilvl w:val="1"/>
          <w:numId w:val="7"/>
        </w:numPr>
        <w:spacing w:after="0" w:afterAutospacing="0" w:line="303.7090909090909" w:lineRule="auto"/>
        <w:ind w:left="1440" w:hanging="360"/>
        <w:rPr>
          <w:sz w:val="24"/>
          <w:szCs w:val="24"/>
          <w:u w:val="none"/>
          <w:rPrChange w:author="Travis Haase" w:id="33" w:date="2026-01-30T20:49:09Z">
            <w:rPr>
              <w:sz w:val="24"/>
              <w:szCs w:val="24"/>
            </w:rPr>
          </w:rPrChange>
        </w:rPr>
        <w:pPrChange w:author="Travis Haase" w:id="0" w:date="2026-01-30T20:49:09Z">
          <w:pPr>
            <w:numPr>
              <w:ilvl w:val="0"/>
              <w:numId w:val="7"/>
            </w:numPr>
            <w:spacing w:after="160" w:line="303.7090909090909" w:lineRule="auto"/>
            <w:ind w:left="720" w:hanging="360"/>
          </w:pPr>
        </w:pPrChange>
      </w:pPr>
      <w:ins w:author="Travis Haase" w:id="31" w:date="2026-01-30T20:49:13Z">
        <w:r w:rsidDel="00000000" w:rsidR="00000000" w:rsidRPr="00000000">
          <w:rPr>
            <w:sz w:val="24"/>
            <w:szCs w:val="24"/>
            <w:rtl w:val="0"/>
          </w:rPr>
          <w:t xml:space="preserve">There would be nowhere to report the sale.  An AS400 record is required currently for any product that sells, digital or physical.  The sales transactions would be lost, and would have nowhere to go for reporting.</w:t>
        </w:r>
      </w:ins>
      <w:r w:rsidDel="00000000" w:rsidR="00000000" w:rsidRPr="00000000">
        <w:rPr>
          <w:rtl w:val="0"/>
        </w:rPr>
      </w:r>
    </w:p>
    <w:p w:rsidR="00000000" w:rsidDel="00000000" w:rsidP="00000000" w:rsidRDefault="00000000" w:rsidRPr="00000000" w14:paraId="0000004D">
      <w:pPr>
        <w:numPr>
          <w:ilvl w:val="0"/>
          <w:numId w:val="7"/>
        </w:numPr>
        <w:spacing w:after="0" w:afterAutospacing="0" w:line="303.7090909090909" w:lineRule="auto"/>
        <w:ind w:left="720" w:hanging="360"/>
        <w:rPr>
          <w:ins w:author="Mendy Varga" w:id="35" w:date="2026-02-01T18:34:53Z"/>
          <w:sz w:val="24"/>
          <w:szCs w:val="24"/>
        </w:rPr>
      </w:pPr>
      <w:r w:rsidDel="00000000" w:rsidR="00000000" w:rsidRPr="00000000">
        <w:rPr>
          <w:sz w:val="24"/>
          <w:szCs w:val="24"/>
          <w:rtl w:val="0"/>
        </w:rPr>
        <w:t xml:space="preserve">Can you show us the </w:t>
      </w:r>
      <w:r w:rsidDel="00000000" w:rsidR="00000000" w:rsidRPr="00000000">
        <w:rPr>
          <w:rFonts w:ascii="Verdana" w:cs="Verdana" w:eastAsia="Verdana" w:hAnsi="Verdana"/>
          <w:i w:val="1"/>
          <w:iCs w:val="1"/>
          <w:sz w:val="24"/>
          <w:szCs w:val="24"/>
          <w:rtl w:val="0"/>
        </w:rPr>
        <w:t xml:space="preserve">AS400</w:t>
      </w:r>
      <w:r w:rsidDel="00000000" w:rsidR="00000000" w:rsidRPr="00000000">
        <w:rPr>
          <w:sz w:val="24"/>
          <w:szCs w:val="24"/>
          <w:rtl w:val="0"/>
        </w:rPr>
        <w:t xml:space="preserve"> record for a dummy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vs. a real physical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What fields differ?</w:t>
      </w:r>
      <w:ins w:author="Travis Haase" w:id="34" w:date="2026-01-30T20:51:50Z">
        <w:r w:rsidDel="00000000" w:rsidR="00000000" w:rsidRPr="00000000">
          <w:rPr>
            <w:sz w:val="24"/>
            <w:szCs w:val="24"/>
            <w:rtl w:val="0"/>
          </w:rPr>
          <w:br w:type="textWrapping"/>
          <w:t xml:space="preserve">Answer Summary</w:t>
        </w:r>
      </w:ins>
      <w:ins w:author="Mendy Varga" w:id="35" w:date="2026-02-01T18:34:53Z">
        <w:r w:rsidDel="00000000" w:rsidR="00000000" w:rsidRPr="00000000">
          <w:rPr>
            <w:sz w:val="24"/>
            <w:szCs w:val="24"/>
            <w:rtl w:val="0"/>
          </w:rPr>
          <w:t xml:space="preserve">: they are the same</w:t>
        </w:r>
      </w:ins>
    </w:p>
    <w:p w:rsidR="00000000" w:rsidDel="00000000" w:rsidP="00000000" w:rsidRDefault="00000000" w:rsidRPr="00000000" w14:paraId="0000004E">
      <w:pPr>
        <w:spacing w:after="0" w:afterAutospacing="0" w:line="303.7090909090909" w:lineRule="auto"/>
        <w:ind w:left="720" w:firstLine="0"/>
        <w:rPr>
          <w:ins w:author="Travis Haase" w:id="34" w:date="2026-01-30T20:51:50Z"/>
          <w:rFonts w:ascii="Arial" w:cs="Arial" w:eastAsia="Arial" w:hAnsi="Arial"/>
          <w:b w:val="0"/>
          <w:bCs w:val="0"/>
          <w:i w:val="0"/>
          <w:iCs w:val="0"/>
          <w:smallCaps w:val="0"/>
          <w:strike w:val="0"/>
          <w:color w:val="000000"/>
          <w:sz w:val="22"/>
          <w:szCs w:val="22"/>
          <w:u w:val="none"/>
          <w:shd w:fill="auto" w:val="clear"/>
          <w:vertAlign w:val="baseline"/>
          <w:rPrChange w:author="Mendy Varga" w:id="36" w:date="2026-02-01T18:35:03Z">
            <w:rPr>
              <w:sz w:val="24"/>
              <w:szCs w:val="24"/>
            </w:rPr>
          </w:rPrChange>
        </w:rPr>
        <w:pPrChange w:author="Mendy Varga" w:id="0" w:date="2026-02-01T18:35:03Z">
          <w:pPr>
            <w:numPr>
              <w:ilvl w:val="0"/>
              <w:numId w:val="7"/>
            </w:numPr>
            <w:spacing w:after="160" w:line="303.7090909090909" w:lineRule="auto"/>
            <w:ind w:left="720" w:hanging="360"/>
          </w:pPr>
        </w:pPrChange>
      </w:pPr>
      <w:ins w:author="Travis Haase" w:id="34" w:date="2026-01-30T20:51:50Z">
        <w:r w:rsidDel="00000000" w:rsidR="00000000" w:rsidRPr="00000000">
          <w:rPr>
            <w:sz w:val="24"/>
            <w:szCs w:val="24"/>
            <w:rtl w:val="0"/>
          </w:rPr>
          <w:t xml:space="preserve">Answer:</w:t>
        </w:r>
      </w:ins>
    </w:p>
    <w:p w:rsidR="00000000" w:rsidDel="00000000" w:rsidP="00000000" w:rsidRDefault="00000000" w:rsidRPr="00000000" w14:paraId="0000004F">
      <w:pPr>
        <w:numPr>
          <w:ilvl w:val="1"/>
          <w:numId w:val="7"/>
        </w:numPr>
        <w:spacing w:after="0" w:afterAutospacing="0" w:line="303.7090909090909" w:lineRule="auto"/>
        <w:ind w:left="1440" w:hanging="360"/>
        <w:rPr>
          <w:ins w:author="Travis Haase" w:id="34" w:date="2026-01-30T20:51:50Z"/>
          <w:sz w:val="24"/>
          <w:szCs w:val="24"/>
          <w:u w:val="none"/>
        </w:rPr>
      </w:pPr>
      <w:ins w:author="Travis Haase" w:id="34" w:date="2026-01-30T20:51:50Z">
        <w:r w:rsidDel="00000000" w:rsidR="00000000" w:rsidRPr="00000000">
          <w:rPr>
            <w:sz w:val="24"/>
            <w:szCs w:val="24"/>
            <w:rtl w:val="0"/>
          </w:rPr>
          <w:t xml:space="preserve">This is mentioned above with the many screenshots of the AS400 records.  Each product type has their own nuances.</w:t>
        </w:r>
      </w:ins>
    </w:p>
    <w:p w:rsidR="00000000" w:rsidDel="00000000" w:rsidP="00000000" w:rsidRDefault="00000000" w:rsidRPr="00000000" w14:paraId="00000050">
      <w:pPr>
        <w:numPr>
          <w:ilvl w:val="2"/>
          <w:numId w:val="7"/>
        </w:numPr>
        <w:spacing w:after="0" w:afterAutospacing="0" w:line="303.7090909090909" w:lineRule="auto"/>
        <w:ind w:left="2160" w:hanging="360"/>
        <w:rPr>
          <w:ins w:author="Travis Haase" w:id="34" w:date="2026-01-30T20:51:50Z"/>
          <w:sz w:val="24"/>
          <w:szCs w:val="24"/>
          <w:u w:val="none"/>
        </w:rPr>
      </w:pPr>
      <w:ins w:author="Travis Haase" w:id="34" w:date="2026-01-30T20:51:50Z">
        <w:r w:rsidDel="00000000" w:rsidR="00000000" w:rsidRPr="00000000">
          <w:rPr>
            <w:sz w:val="24"/>
            <w:szCs w:val="24"/>
            <w:rtl w:val="0"/>
          </w:rPr>
          <w:t xml:space="preserve">All records</w:t>
        </w:r>
      </w:ins>
    </w:p>
    <w:p w:rsidR="00000000" w:rsidDel="00000000" w:rsidP="00000000" w:rsidRDefault="00000000" w:rsidRPr="00000000" w14:paraId="00000051">
      <w:pPr>
        <w:numPr>
          <w:ilvl w:val="3"/>
          <w:numId w:val="7"/>
        </w:numPr>
        <w:spacing w:after="0" w:afterAutospacing="0" w:line="303.7090909090909" w:lineRule="auto"/>
        <w:ind w:left="2880" w:hanging="360"/>
        <w:rPr>
          <w:ins w:author="Travis Haase" w:id="34" w:date="2026-01-30T20:51:50Z"/>
          <w:sz w:val="24"/>
          <w:szCs w:val="24"/>
          <w:u w:val="none"/>
        </w:rPr>
      </w:pPr>
      <w:ins w:author="Travis Haase" w:id="34" w:date="2026-01-30T20:51:50Z">
        <w:r w:rsidDel="00000000" w:rsidR="00000000" w:rsidRPr="00000000">
          <w:rPr>
            <w:sz w:val="24"/>
            <w:szCs w:val="24"/>
            <w:rtl w:val="0"/>
          </w:rPr>
          <w:t xml:space="preserve">Must have a price</w:t>
        </w:r>
      </w:ins>
    </w:p>
    <w:p w:rsidR="00000000" w:rsidDel="00000000" w:rsidP="00000000" w:rsidRDefault="00000000" w:rsidRPr="00000000" w14:paraId="00000052">
      <w:pPr>
        <w:numPr>
          <w:ilvl w:val="3"/>
          <w:numId w:val="7"/>
        </w:numPr>
        <w:spacing w:after="0" w:afterAutospacing="0" w:line="303.7090909090909" w:lineRule="auto"/>
        <w:ind w:left="2880" w:hanging="360"/>
        <w:rPr>
          <w:ins w:author="Travis Haase" w:id="34" w:date="2026-01-30T20:51:50Z"/>
          <w:sz w:val="24"/>
          <w:szCs w:val="24"/>
          <w:u w:val="none"/>
        </w:rPr>
      </w:pPr>
      <w:ins w:author="Travis Haase" w:id="34" w:date="2026-01-30T20:51:50Z">
        <w:r w:rsidDel="00000000" w:rsidR="00000000" w:rsidRPr="00000000">
          <w:rPr>
            <w:sz w:val="24"/>
            <w:szCs w:val="24"/>
            <w:rtl w:val="0"/>
          </w:rPr>
          <w:t xml:space="preserve">Must say Royalty=Y</w:t>
        </w:r>
      </w:ins>
    </w:p>
    <w:p w:rsidR="00000000" w:rsidDel="00000000" w:rsidP="00000000" w:rsidRDefault="00000000" w:rsidRPr="00000000" w14:paraId="00000053">
      <w:pPr>
        <w:numPr>
          <w:ilvl w:val="3"/>
          <w:numId w:val="7"/>
        </w:numPr>
        <w:spacing w:after="0" w:afterAutospacing="0" w:line="303.7090909090909" w:lineRule="auto"/>
        <w:ind w:left="2880" w:hanging="360"/>
        <w:rPr>
          <w:ins w:author="Travis Haase" w:id="34" w:date="2026-01-30T20:51:50Z"/>
          <w:sz w:val="24"/>
          <w:szCs w:val="24"/>
          <w:u w:val="none"/>
        </w:rPr>
      </w:pPr>
      <w:ins w:author="Travis Haase" w:id="34" w:date="2026-01-30T20:51:50Z">
        <w:r w:rsidDel="00000000" w:rsidR="00000000" w:rsidRPr="00000000">
          <w:rPr>
            <w:sz w:val="24"/>
            <w:szCs w:val="24"/>
            <w:rtl w:val="0"/>
          </w:rPr>
          <w:t xml:space="preserve">Physical AS400 record’s job number must have a “###95” </w:t>
        </w:r>
        <w:r w:rsidDel="00000000" w:rsidR="00000000" w:rsidRPr="00000000">
          <w:rPr>
            <w:sz w:val="24"/>
            <w:szCs w:val="24"/>
            <w:rtl w:val="0"/>
            <w:rPrChange w:author="Travis Haase" w:id="37" w:date="2026-01-30T20:51:50Z">
              <w:rPr>
                <w:sz w:val="24"/>
                <w:szCs w:val="24"/>
              </w:rPr>
            </w:rPrChange>
          </w:rPr>
          <w:t xml:space="preserve">equivalent</w:t>
        </w:r>
        <w:r w:rsidDel="00000000" w:rsidR="00000000" w:rsidRPr="00000000">
          <w:rPr>
            <w:sz w:val="24"/>
            <w:szCs w:val="24"/>
            <w:rtl w:val="0"/>
          </w:rPr>
          <w:t xml:space="preserve"> in the job number table in the AS400</w:t>
        </w:r>
      </w:ins>
    </w:p>
    <w:p w:rsidR="00000000" w:rsidDel="00000000" w:rsidP="00000000" w:rsidRDefault="00000000" w:rsidRPr="00000000" w14:paraId="00000054">
      <w:pPr>
        <w:numPr>
          <w:ilvl w:val="3"/>
          <w:numId w:val="7"/>
        </w:numPr>
        <w:spacing w:after="0" w:afterAutospacing="0" w:line="303.7090909090909" w:lineRule="auto"/>
        <w:ind w:left="2880" w:hanging="360"/>
        <w:rPr>
          <w:ins w:author="Travis Haase" w:id="34" w:date="2026-01-30T20:51:50Z"/>
          <w:sz w:val="24"/>
          <w:szCs w:val="24"/>
          <w:u w:val="none"/>
        </w:rPr>
      </w:pPr>
      <w:ins w:author="Travis Haase" w:id="34" w:date="2026-01-30T20:51:50Z">
        <w:r w:rsidDel="00000000" w:rsidR="00000000" w:rsidRPr="00000000">
          <w:rPr>
            <w:sz w:val="24"/>
            <w:szCs w:val="24"/>
            <w:rtl w:val="0"/>
          </w:rPr>
          <w:t xml:space="preserve">Status: TOP</w:t>
        </w:r>
      </w:ins>
    </w:p>
    <w:p w:rsidR="00000000" w:rsidDel="00000000" w:rsidP="00000000" w:rsidRDefault="00000000" w:rsidRPr="00000000" w14:paraId="00000055">
      <w:pPr>
        <w:numPr>
          <w:ilvl w:val="3"/>
          <w:numId w:val="7"/>
        </w:numPr>
        <w:spacing w:after="0" w:afterAutospacing="0" w:line="303.7090909090909" w:lineRule="auto"/>
        <w:ind w:left="2880" w:hanging="360"/>
        <w:rPr>
          <w:ins w:author="Travis Haase" w:id="34" w:date="2026-01-30T20:51:50Z"/>
          <w:sz w:val="24"/>
          <w:szCs w:val="24"/>
          <w:u w:val="none"/>
        </w:rPr>
      </w:pPr>
      <w:ins w:author="Travis Haase" w:id="34" w:date="2026-01-30T20:51:50Z">
        <w:r w:rsidDel="00000000" w:rsidR="00000000" w:rsidRPr="00000000">
          <w:rPr>
            <w:sz w:val="24"/>
            <w:szCs w:val="24"/>
            <w:rtl w:val="0"/>
          </w:rPr>
          <w:t xml:space="preserve">New Issue Class: 252 (note this isn’t consistent currently, but it should be)</w:t>
        </w:r>
      </w:ins>
    </w:p>
    <w:p w:rsidR="00000000" w:rsidDel="00000000" w:rsidP="00000000" w:rsidRDefault="00000000" w:rsidRPr="00000000" w14:paraId="00000056">
      <w:pPr>
        <w:numPr>
          <w:ilvl w:val="2"/>
          <w:numId w:val="7"/>
        </w:numPr>
        <w:spacing w:after="0" w:afterAutospacing="0" w:line="303.7090909090909" w:lineRule="auto"/>
        <w:ind w:left="2160" w:hanging="360"/>
        <w:rPr>
          <w:ins w:author="Travis Haase" w:id="34" w:date="2026-01-30T20:51:50Z"/>
          <w:sz w:val="24"/>
          <w:szCs w:val="24"/>
          <w:u w:val="none"/>
        </w:rPr>
      </w:pPr>
      <w:ins w:author="Travis Haase" w:id="34" w:date="2026-01-30T20:51:50Z">
        <w:r w:rsidDel="00000000" w:rsidR="00000000" w:rsidRPr="00000000">
          <w:rPr>
            <w:sz w:val="24"/>
            <w:szCs w:val="24"/>
            <w:rtl w:val="0"/>
          </w:rPr>
          <w:t xml:space="preserve">Sets - Must have Product Type = B</w:t>
        </w:r>
      </w:ins>
    </w:p>
    <w:p w:rsidR="00000000" w:rsidDel="00000000" w:rsidP="00000000" w:rsidRDefault="00000000" w:rsidRPr="00000000" w14:paraId="00000057">
      <w:pPr>
        <w:numPr>
          <w:ilvl w:val="2"/>
          <w:numId w:val="7"/>
        </w:numPr>
        <w:spacing w:after="0" w:afterAutospacing="0" w:line="303.7090909090909" w:lineRule="auto"/>
        <w:ind w:left="2160" w:hanging="360"/>
        <w:rPr>
          <w:ins w:author="Travis Haase" w:id="34" w:date="2026-01-30T20:51:50Z"/>
          <w:sz w:val="24"/>
          <w:szCs w:val="24"/>
          <w:u w:val="none"/>
        </w:rPr>
      </w:pPr>
      <w:ins w:author="Travis Haase" w:id="34" w:date="2026-01-30T20:51:50Z">
        <w:r w:rsidDel="00000000" w:rsidR="00000000" w:rsidRPr="00000000">
          <w:rPr>
            <w:sz w:val="24"/>
            <w:szCs w:val="24"/>
            <w:rtl w:val="0"/>
          </w:rPr>
          <w:t xml:space="preserve">Chorals - Must have Product Type = C</w:t>
        </w:r>
      </w:ins>
    </w:p>
    <w:p w:rsidR="00000000" w:rsidDel="00000000" w:rsidP="00000000" w:rsidRDefault="00000000" w:rsidRPr="00000000" w14:paraId="00000058">
      <w:pPr>
        <w:numPr>
          <w:ilvl w:val="2"/>
          <w:numId w:val="7"/>
        </w:numPr>
        <w:spacing w:after="0" w:afterAutospacing="0" w:line="303.7090909090909" w:lineRule="auto"/>
        <w:ind w:left="2160" w:hanging="360"/>
        <w:rPr>
          <w:ins w:author="Travis Haase" w:id="34" w:date="2026-01-30T20:51:50Z"/>
          <w:sz w:val="24"/>
          <w:szCs w:val="24"/>
          <w:u w:val="none"/>
        </w:rPr>
      </w:pPr>
      <w:ins w:author="Travis Haase" w:id="34" w:date="2026-01-30T20:51:50Z">
        <w:r w:rsidDel="00000000" w:rsidR="00000000" w:rsidRPr="00000000">
          <w:rPr>
            <w:sz w:val="24"/>
            <w:szCs w:val="24"/>
            <w:rtl w:val="0"/>
          </w:rPr>
          <w:t xml:space="preserve">Books - No unique fields</w:t>
        </w:r>
      </w:ins>
    </w:p>
    <w:p w:rsidR="00000000" w:rsidDel="00000000" w:rsidP="00000000" w:rsidRDefault="00000000" w:rsidRPr="00000000" w14:paraId="00000059">
      <w:pPr>
        <w:numPr>
          <w:ilvl w:val="2"/>
          <w:numId w:val="7"/>
        </w:numPr>
        <w:spacing w:after="160" w:line="303.7090909090909" w:lineRule="auto"/>
        <w:ind w:left="2160" w:hanging="360"/>
        <w:rPr>
          <w:sz w:val="24"/>
          <w:szCs w:val="24"/>
          <w:u w:val="none"/>
        </w:rPr>
      </w:pPr>
      <w:ins w:author="Travis Haase" w:id="34" w:date="2026-01-30T20:51:50Z">
        <w:r w:rsidDel="00000000" w:rsidR="00000000" w:rsidRPr="00000000">
          <w:rPr>
            <w:sz w:val="24"/>
            <w:szCs w:val="24"/>
            <w:rtl w:val="0"/>
          </w:rPr>
          <w:t xml:space="preserve">Sheets - No unique fields</w:t>
        </w:r>
      </w:ins>
      <w:r w:rsidDel="00000000" w:rsidR="00000000" w:rsidRPr="00000000">
        <w:rPr>
          <w:rtl w:val="0"/>
        </w:rPr>
      </w:r>
    </w:p>
    <w:p w:rsidR="00000000" w:rsidDel="00000000" w:rsidP="00000000" w:rsidRDefault="00000000" w:rsidRPr="00000000" w14:paraId="0000005A">
      <w:pPr>
        <w:spacing w:after="160" w:line="303.7090909090909"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before="160" w:line="227.29447058823527" w:lineRule="auto"/>
        <w:rPr>
          <w:b w:val="1"/>
          <w:bCs w:val="1"/>
          <w:sz w:val="28"/>
          <w:szCs w:val="28"/>
        </w:rPr>
      </w:pPr>
      <w:bookmarkStart w:colFirst="0" w:colLast="0" w:name="_ph9juah9kxbm" w:id="3"/>
      <w:bookmarkEnd w:id="3"/>
      <w:r w:rsidDel="00000000" w:rsidR="00000000" w:rsidRPr="00000000">
        <w:rPr>
          <w:b w:val="1"/>
          <w:bCs w:val="1"/>
          <w:sz w:val="28"/>
          <w:szCs w:val="28"/>
          <w:rtl w:val="0"/>
        </w:rPr>
        <w:t xml:space="preserve">Section 3: SQL Server and Digital </w:t>
      </w:r>
      <w:r w:rsidDel="00000000" w:rsidR="00000000" w:rsidRPr="00000000">
        <w:rPr>
          <w:b w:val="1"/>
          <w:bCs w:val="1"/>
          <w:i w:val="1"/>
          <w:iCs w:val="1"/>
          <w:sz w:val="28"/>
          <w:szCs w:val="28"/>
          <w:rtl w:val="0"/>
        </w:rPr>
        <w:t xml:space="preserve">SKU</w:t>
      </w:r>
      <w:r w:rsidDel="00000000" w:rsidR="00000000" w:rsidRPr="00000000">
        <w:rPr>
          <w:b w:val="1"/>
          <w:bCs w:val="1"/>
          <w:sz w:val="28"/>
          <w:szCs w:val="28"/>
          <w:rtl w:val="0"/>
        </w:rPr>
        <w:t xml:space="preserve"> Generation</w:t>
      </w:r>
    </w:p>
    <w:p w:rsidR="00000000" w:rsidDel="00000000" w:rsidP="00000000" w:rsidRDefault="00000000" w:rsidRPr="00000000" w14:paraId="0000005C">
      <w:pPr>
        <w:numPr>
          <w:ilvl w:val="0"/>
          <w:numId w:val="8"/>
        </w:numPr>
        <w:spacing w:after="0" w:afterAutospacing="0" w:line="303.7090909090909" w:lineRule="auto"/>
        <w:ind w:left="720" w:hanging="360"/>
        <w:rPr>
          <w:ins w:author="Travis Haase" w:id="38" w:date="2026-01-30T21:01:32Z"/>
          <w:sz w:val="24"/>
          <w:szCs w:val="24"/>
        </w:rPr>
      </w:pPr>
      <w:r w:rsidDel="00000000" w:rsidR="00000000" w:rsidRPr="00000000">
        <w:rPr>
          <w:sz w:val="24"/>
          <w:szCs w:val="24"/>
          <w:rtl w:val="0"/>
        </w:rPr>
        <w:t xml:space="preserve">Can you walk us through the </w:t>
      </w:r>
      <w:r w:rsidDel="00000000" w:rsidR="00000000" w:rsidRPr="00000000">
        <w:rPr>
          <w:rFonts w:ascii="Verdana" w:cs="Verdana" w:eastAsia="Verdana" w:hAnsi="Verdana"/>
          <w:i w:val="1"/>
          <w:iCs w:val="1"/>
          <w:sz w:val="24"/>
          <w:szCs w:val="24"/>
          <w:rtl w:val="0"/>
        </w:rPr>
        <w:t xml:space="preserve">SQL Server</w:t>
      </w:r>
      <w:r w:rsidDel="00000000" w:rsidR="00000000" w:rsidRPr="00000000">
        <w:rPr>
          <w:sz w:val="24"/>
          <w:szCs w:val="24"/>
          <w:rtl w:val="0"/>
        </w:rPr>
        <w:t xml:space="preserve"> code or stored procedure that generates digital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s? Does it require a physical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as input, or does it just need a parent record ID of some kind?</w:t>
      </w:r>
      <w:ins w:author="Travis Haase" w:id="38" w:date="2026-01-30T21:01:32Z">
        <w:r w:rsidDel="00000000" w:rsidR="00000000" w:rsidRPr="00000000">
          <w:rPr>
            <w:sz w:val="24"/>
            <w:szCs w:val="24"/>
            <w:rtl w:val="0"/>
          </w:rPr>
          <w:br w:type="textWrapping"/>
        </w:r>
        <w:r w:rsidDel="00000000" w:rsidR="00000000" w:rsidRPr="00000000">
          <w:rPr>
            <w:b w:val="1"/>
            <w:bCs w:val="1"/>
            <w:sz w:val="24"/>
            <w:szCs w:val="24"/>
            <w:rtl w:val="0"/>
            <w:rPrChange w:author="Travis Haase" w:id="39" w:date="2026-01-30T21:01:32Z">
              <w:rPr>
                <w:sz w:val="24"/>
                <w:szCs w:val="24"/>
              </w:rPr>
            </w:rPrChange>
          </w:rPr>
          <w:t xml:space="preserve">Answers:</w:t>
        </w:r>
      </w:ins>
    </w:p>
    <w:p w:rsidR="00000000" w:rsidDel="00000000" w:rsidP="00000000" w:rsidRDefault="00000000" w:rsidRPr="00000000" w14:paraId="0000005D">
      <w:pPr>
        <w:numPr>
          <w:ilvl w:val="1"/>
          <w:numId w:val="8"/>
        </w:numPr>
        <w:spacing w:after="0" w:afterAutospacing="0" w:line="303.7090909090909" w:lineRule="auto"/>
        <w:ind w:left="1440" w:hanging="360"/>
        <w:rPr>
          <w:ins w:author="Travis Haase" w:id="38" w:date="2026-01-30T21:01:32Z"/>
          <w:sz w:val="24"/>
          <w:szCs w:val="24"/>
          <w:u w:val="none"/>
        </w:rPr>
      </w:pPr>
      <w:ins w:author="Travis Haase" w:id="38" w:date="2026-01-30T21:01:32Z">
        <w:r w:rsidDel="00000000" w:rsidR="00000000" w:rsidRPr="00000000">
          <w:rPr>
            <w:sz w:val="24"/>
            <w:szCs w:val="24"/>
            <w:rtl w:val="0"/>
            <w:rPrChange w:author="Travis Haase" w:id="39" w:date="2026-01-30T21:01:32Z">
              <w:rPr>
                <w:sz w:val="24"/>
                <w:szCs w:val="24"/>
              </w:rPr>
            </w:rPrChange>
          </w:rPr>
          <w:t xml:space="preserve">This code was built by Doug Fraser initially, and then Chris Rubeiz managed it, and built the interface on </w:t>
        </w:r>
        <w:r w:rsidDel="00000000" w:rsidR="00000000" w:rsidRPr="00000000">
          <w:fldChar w:fldCharType="begin"/>
        </w:r>
        <w:r w:rsidDel="00000000" w:rsidR="00000000" w:rsidRPr="00000000">
          <w:instrText xml:space="preserve">HYPERLINK "http://portal.alfred.com"</w:instrText>
        </w:r>
        <w:r w:rsidDel="00000000" w:rsidR="00000000" w:rsidRPr="00000000">
          <w:fldChar w:fldCharType="separate"/>
        </w:r>
        <w:r w:rsidDel="00000000" w:rsidR="00000000" w:rsidRPr="00000000">
          <w:rPr>
            <w:color w:val="1155cc"/>
            <w:sz w:val="24"/>
            <w:szCs w:val="24"/>
            <w:u w:val="single"/>
            <w:rtl w:val="0"/>
          </w:rPr>
          <w:t xml:space="preserve">portal.alfred.com</w:t>
        </w:r>
        <w:r w:rsidDel="00000000" w:rsidR="00000000" w:rsidRPr="00000000">
          <w:fldChar w:fldCharType="end"/>
        </w:r>
        <w:r w:rsidDel="00000000" w:rsidR="00000000" w:rsidRPr="00000000">
          <w:rPr>
            <w:sz w:val="24"/>
            <w:szCs w:val="24"/>
            <w:rtl w:val="0"/>
            <w:rPrChange w:author="Travis Haase" w:id="39" w:date="2026-01-30T21:01:32Z">
              <w:rPr>
                <w:sz w:val="24"/>
                <w:szCs w:val="24"/>
              </w:rPr>
            </w:rPrChange>
          </w:rPr>
          <w:t xml:space="preserve"> for me to use.  I don’t have access to it, but Lee most likely does.</w:t>
        </w:r>
      </w:ins>
    </w:p>
    <w:p w:rsidR="00000000" w:rsidDel="00000000" w:rsidP="00000000" w:rsidRDefault="00000000" w:rsidRPr="00000000" w14:paraId="0000005E">
      <w:pPr>
        <w:numPr>
          <w:ilvl w:val="1"/>
          <w:numId w:val="8"/>
        </w:numPr>
        <w:spacing w:after="0" w:afterAutospacing="0" w:line="303.7090909090909" w:lineRule="auto"/>
        <w:ind w:left="1440" w:hanging="360"/>
        <w:rPr>
          <w:sz w:val="24"/>
          <w:szCs w:val="24"/>
          <w:u w:val="none"/>
        </w:rPr>
      </w:pPr>
      <w:ins w:author="Travis Haase" w:id="38" w:date="2026-01-30T21:01:32Z">
        <w:r w:rsidDel="00000000" w:rsidR="00000000" w:rsidRPr="00000000">
          <w:rPr>
            <w:sz w:val="24"/>
            <w:szCs w:val="24"/>
            <w:rtl w:val="0"/>
            <w:rPrChange w:author="Travis Haase" w:id="39" w:date="2026-01-30T21:01:32Z">
              <w:rPr>
                <w:sz w:val="24"/>
                <w:szCs w:val="24"/>
              </w:rPr>
            </w:rPrChange>
          </w:rPr>
          <w:t xml:space="preserve">A while</w:t>
        </w:r>
        <w:r w:rsidDel="00000000" w:rsidR="00000000" w:rsidRPr="00000000">
          <w:rPr>
            <w:sz w:val="24"/>
            <w:szCs w:val="24"/>
            <w:rtl w:val="0"/>
            <w:rPrChange w:author="Travis Haase" w:id="39" w:date="2026-01-30T21:01:32Z">
              <w:rPr>
                <w:sz w:val="24"/>
                <w:szCs w:val="24"/>
              </w:rPr>
            </w:rPrChange>
          </w:rPr>
          <w:t xml:space="preserve"> ago, they did build an option for not having a physical sku, but this still requires a royalty record and a songcode.  It’s not ideal the way it was built, and it’s why we prefer making a dummy sku because it makes it less complicated.  It does need a parent ID of some which we default to physical or dummy sku.</w:t>
        </w:r>
      </w:ins>
      <w:r w:rsidDel="00000000" w:rsidR="00000000" w:rsidRPr="00000000">
        <w:rPr>
          <w:rtl w:val="0"/>
        </w:rPr>
      </w:r>
    </w:p>
    <w:p w:rsidR="00000000" w:rsidDel="00000000" w:rsidP="00000000" w:rsidRDefault="00000000" w:rsidRPr="00000000" w14:paraId="0000005F">
      <w:pPr>
        <w:numPr>
          <w:ilvl w:val="0"/>
          <w:numId w:val="8"/>
        </w:numPr>
        <w:spacing w:after="0" w:afterAutospacing="0" w:line="303.7090909090909" w:lineRule="auto"/>
        <w:ind w:left="720" w:hanging="360"/>
        <w:rPr>
          <w:ins w:author="Travis Haase" w:id="40" w:date="2026-01-30T21:04:35Z"/>
          <w:sz w:val="24"/>
          <w:szCs w:val="24"/>
        </w:rPr>
      </w:pPr>
      <w:r w:rsidDel="00000000" w:rsidR="00000000" w:rsidRPr="00000000">
        <w:rPr>
          <w:sz w:val="24"/>
          <w:szCs w:val="24"/>
          <w:rtl w:val="0"/>
        </w:rPr>
        <w:t xml:space="preserve">Where does the digital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naming pattern (e.g., 00-PK-0047888) come from? Is the 47888 part always derived from a physical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or could it come from a different source?</w:t>
      </w:r>
      <w:ins w:author="Travis Haase" w:id="40" w:date="2026-01-30T21:04:35Z">
        <w:r w:rsidDel="00000000" w:rsidR="00000000" w:rsidRPr="00000000">
          <w:rPr>
            <w:sz w:val="24"/>
            <w:szCs w:val="24"/>
            <w:rtl w:val="0"/>
          </w:rPr>
          <w:br w:type="textWrapping"/>
          <w:t xml:space="preserve">Answer:</w:t>
        </w:r>
      </w:ins>
    </w:p>
    <w:p w:rsidR="00000000" w:rsidDel="00000000" w:rsidP="00000000" w:rsidRDefault="00000000" w:rsidRPr="00000000" w14:paraId="00000060">
      <w:pPr>
        <w:numPr>
          <w:ilvl w:val="1"/>
          <w:numId w:val="8"/>
        </w:numPr>
        <w:spacing w:after="0" w:afterAutospacing="0" w:line="303.7090909090909" w:lineRule="auto"/>
        <w:ind w:left="1440" w:hanging="360"/>
        <w:rPr>
          <w:sz w:val="24"/>
          <w:szCs w:val="24"/>
          <w:u w:val="none"/>
          <w:rPrChange w:author="Travis Haase" w:id="41" w:date="2026-01-30T21:04:33Z">
            <w:rPr>
              <w:sz w:val="24"/>
              <w:szCs w:val="24"/>
            </w:rPr>
          </w:rPrChange>
        </w:rPr>
        <w:pPrChange w:author="Travis Haase" w:id="0" w:date="2026-01-30T21:04:33Z">
          <w:pPr>
            <w:numPr>
              <w:ilvl w:val="0"/>
              <w:numId w:val="8"/>
            </w:numPr>
            <w:spacing w:after="160" w:line="303.7090909090909" w:lineRule="auto"/>
            <w:ind w:left="720" w:hanging="360"/>
          </w:pPr>
        </w:pPrChange>
      </w:pPr>
      <w:ins w:author="Travis Haase" w:id="40" w:date="2026-01-30T21:04:35Z">
        <w:r w:rsidDel="00000000" w:rsidR="00000000" w:rsidRPr="00000000">
          <w:rPr>
            <w:sz w:val="24"/>
            <w:szCs w:val="24"/>
            <w:rtl w:val="0"/>
          </w:rPr>
          <w:t xml:space="preserve">It’s serialized.  SQL picks up the next sequence when another batch of products are converted.  The only “logic” used is with the first two letter characters, which define what type of digital sku it is.  Here is a more detailed explanation of each digital sku type: </w:t>
        </w:r>
        <w:r w:rsidDel="00000000" w:rsidR="00000000" w:rsidRPr="00000000">
          <w:fldChar w:fldCharType="begin"/>
        </w:r>
        <w:r w:rsidDel="00000000" w:rsidR="00000000" w:rsidRPr="00000000">
          <w:instrText xml:space="preserve">HYPERLINK "https://docs.google.com/document/d/1XuTianeH97I3gqfv7pOIdJwr0L_kGwDXt31SFNVTr6k/edit?usp=sharing"</w:instrText>
        </w:r>
        <w:r w:rsidDel="00000000" w:rsidR="00000000" w:rsidRPr="00000000">
          <w:fldChar w:fldCharType="separate"/>
        </w:r>
        <w:r w:rsidDel="00000000" w:rsidR="00000000" w:rsidRPr="00000000">
          <w:rPr>
            <w:color w:val="0000ee"/>
            <w:sz w:val="24"/>
            <w:szCs w:val="24"/>
            <w:u w:val="single"/>
            <w:rtl w:val="0"/>
          </w:rPr>
          <w:t xml:space="preserve">Explaining Digital SKUs</w:t>
        </w:r>
        <w:r w:rsidDel="00000000" w:rsidR="00000000" w:rsidRPr="00000000">
          <w:fldChar w:fldCharType="end"/>
        </w:r>
      </w:ins>
      <w:r w:rsidDel="00000000" w:rsidR="00000000" w:rsidRPr="00000000">
        <w:rPr>
          <w:rtl w:val="0"/>
        </w:rPr>
      </w:r>
    </w:p>
    <w:p w:rsidR="00000000" w:rsidDel="00000000" w:rsidP="00000000" w:rsidRDefault="00000000" w:rsidRPr="00000000" w14:paraId="00000061">
      <w:pPr>
        <w:numPr>
          <w:ilvl w:val="0"/>
          <w:numId w:val="8"/>
        </w:numPr>
        <w:spacing w:after="0" w:afterAutospacing="0" w:line="303.7090909090909" w:lineRule="auto"/>
        <w:ind w:left="720" w:hanging="360"/>
        <w:rPr>
          <w:ins w:author="Mendy Varga" w:id="43" w:date="2026-02-01T18:37:26Z"/>
          <w:sz w:val="24"/>
          <w:szCs w:val="24"/>
        </w:rPr>
      </w:pPr>
      <w:r w:rsidDel="00000000" w:rsidR="00000000" w:rsidRPr="00000000">
        <w:rPr>
          <w:sz w:val="24"/>
          <w:szCs w:val="24"/>
          <w:rtl w:val="0"/>
        </w:rPr>
        <w:t xml:space="preserve">If we created a new "digital master" record type, could </w:t>
      </w:r>
      <w:r w:rsidDel="00000000" w:rsidR="00000000" w:rsidRPr="00000000">
        <w:rPr>
          <w:rFonts w:ascii="Verdana" w:cs="Verdana" w:eastAsia="Verdana" w:hAnsi="Verdana"/>
          <w:i w:val="1"/>
          <w:iCs w:val="1"/>
          <w:sz w:val="24"/>
          <w:szCs w:val="24"/>
          <w:rtl w:val="0"/>
        </w:rPr>
        <w:t xml:space="preserve">SQL Server</w:t>
      </w:r>
      <w:r w:rsidDel="00000000" w:rsidR="00000000" w:rsidRPr="00000000">
        <w:rPr>
          <w:sz w:val="24"/>
          <w:szCs w:val="24"/>
          <w:rtl w:val="0"/>
        </w:rPr>
        <w:t xml:space="preserve"> generate a digital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from that instead of from a physical/dummy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What would need to change?</w:t>
      </w:r>
      <w:ins w:author="Travis Haase" w:id="42" w:date="2026-01-30T21:06:15Z">
        <w:r w:rsidDel="00000000" w:rsidR="00000000" w:rsidRPr="00000000">
          <w:rPr>
            <w:sz w:val="24"/>
            <w:szCs w:val="24"/>
            <w:rtl w:val="0"/>
          </w:rPr>
          <w:br w:type="textWrapping"/>
          <w:t xml:space="preserve">Answer Summary</w:t>
        </w:r>
      </w:ins>
      <w:ins w:author="Mendy Varga" w:id="43" w:date="2026-02-01T18:37:26Z">
        <w:r w:rsidDel="00000000" w:rsidR="00000000" w:rsidRPr="00000000">
          <w:rPr>
            <w:sz w:val="24"/>
            <w:szCs w:val="24"/>
            <w:rtl w:val="0"/>
          </w:rPr>
          <w:t xml:space="preserve">: yes, the digital SKU would just need to identify what type of prefix to use (00-PO, 00-PK, etc.)</w:t>
        </w:r>
      </w:ins>
    </w:p>
    <w:p w:rsidR="00000000" w:rsidDel="00000000" w:rsidP="00000000" w:rsidRDefault="00000000" w:rsidRPr="00000000" w14:paraId="00000062">
      <w:pPr>
        <w:spacing w:after="0" w:afterAutospacing="0" w:line="303.7090909090909" w:lineRule="auto"/>
        <w:ind w:left="720" w:firstLine="0"/>
        <w:rPr>
          <w:ins w:author="Travis Haase" w:id="42" w:date="2026-01-30T21:06:15Z"/>
          <w:rFonts w:ascii="Arial" w:cs="Arial" w:eastAsia="Arial" w:hAnsi="Arial"/>
          <w:b w:val="0"/>
          <w:bCs w:val="0"/>
          <w:i w:val="0"/>
          <w:iCs w:val="0"/>
          <w:smallCaps w:val="0"/>
          <w:strike w:val="0"/>
          <w:color w:val="000000"/>
          <w:sz w:val="22"/>
          <w:szCs w:val="22"/>
          <w:u w:val="none"/>
          <w:shd w:fill="auto" w:val="clear"/>
          <w:vertAlign w:val="baseline"/>
          <w:rPrChange w:author="Mendy Varga" w:id="44" w:date="2026-02-01T18:37:28Z">
            <w:rPr>
              <w:sz w:val="24"/>
              <w:szCs w:val="24"/>
            </w:rPr>
          </w:rPrChange>
        </w:rPr>
        <w:pPrChange w:author="Mendy Varga" w:id="0" w:date="2026-02-01T18:37:28Z">
          <w:pPr>
            <w:numPr>
              <w:ilvl w:val="0"/>
              <w:numId w:val="8"/>
            </w:numPr>
            <w:spacing w:after="160" w:line="303.7090909090909" w:lineRule="auto"/>
            <w:ind w:left="720" w:hanging="360"/>
          </w:pPr>
        </w:pPrChange>
      </w:pPr>
      <w:ins w:author="Travis Haase" w:id="42" w:date="2026-01-30T21:06:15Z">
        <w:r w:rsidDel="00000000" w:rsidR="00000000" w:rsidRPr="00000000">
          <w:rPr>
            <w:sz w:val="24"/>
            <w:szCs w:val="24"/>
            <w:rtl w:val="0"/>
          </w:rPr>
          <w:t xml:space="preserve">Answer:</w:t>
        </w:r>
      </w:ins>
    </w:p>
    <w:p w:rsidR="00000000" w:rsidDel="00000000" w:rsidP="00000000" w:rsidRDefault="00000000" w:rsidRPr="00000000" w14:paraId="00000063">
      <w:pPr>
        <w:numPr>
          <w:ilvl w:val="1"/>
          <w:numId w:val="8"/>
        </w:numPr>
        <w:spacing w:after="0" w:afterAutospacing="0" w:line="303.7090909090909" w:lineRule="auto"/>
        <w:ind w:left="1440" w:hanging="360"/>
        <w:rPr>
          <w:sz w:val="24"/>
          <w:szCs w:val="24"/>
          <w:u w:val="none"/>
        </w:rPr>
      </w:pPr>
      <w:ins w:author="Travis Haase" w:id="42" w:date="2026-01-30T21:06:15Z">
        <w:r w:rsidDel="00000000" w:rsidR="00000000" w:rsidRPr="00000000">
          <w:rPr>
            <w:sz w:val="24"/>
            <w:szCs w:val="24"/>
            <w:rtl w:val="0"/>
          </w:rPr>
          <w:t xml:space="preserve">Because the digital sku creation is agnostic to the ref_sku, SQL will generate a digital sku regardless. It just depends on what workflow/product type path we go down.  For example, if we’re following the program that creates chorals, the skus will always start with “00-PO-”.  The rest of the numbers are serialized and not tied to the ref_sku.</w:t>
        </w:r>
      </w:ins>
      <w:r w:rsidDel="00000000" w:rsidR="00000000" w:rsidRPr="00000000">
        <w:rPr>
          <w:rtl w:val="0"/>
        </w:rPr>
      </w:r>
    </w:p>
    <w:p w:rsidR="00000000" w:rsidDel="00000000" w:rsidP="00000000" w:rsidRDefault="00000000" w:rsidRPr="00000000" w14:paraId="00000064">
      <w:pPr>
        <w:numPr>
          <w:ilvl w:val="0"/>
          <w:numId w:val="8"/>
        </w:numPr>
        <w:spacing w:after="0" w:afterAutospacing="0" w:line="303.7090909090909" w:lineRule="auto"/>
        <w:ind w:left="720" w:hanging="360"/>
        <w:rPr>
          <w:ins w:author="Travis Haase" w:id="45" w:date="2026-02-02T14:16:53Z"/>
          <w:sz w:val="24"/>
          <w:szCs w:val="24"/>
        </w:rPr>
      </w:pPr>
      <w:r w:rsidDel="00000000" w:rsidR="00000000" w:rsidRPr="00000000">
        <w:rPr>
          <w:sz w:val="24"/>
          <w:szCs w:val="24"/>
          <w:rtl w:val="0"/>
        </w:rPr>
        <w:t xml:space="preserve">What metadata fields does </w:t>
      </w:r>
      <w:r w:rsidDel="00000000" w:rsidR="00000000" w:rsidRPr="00000000">
        <w:rPr>
          <w:rFonts w:ascii="Verdana" w:cs="Verdana" w:eastAsia="Verdana" w:hAnsi="Verdana"/>
          <w:i w:val="1"/>
          <w:iCs w:val="1"/>
          <w:sz w:val="24"/>
          <w:szCs w:val="24"/>
          <w:rtl w:val="0"/>
        </w:rPr>
        <w:t xml:space="preserve">SQL Server</w:t>
      </w:r>
      <w:r w:rsidDel="00000000" w:rsidR="00000000" w:rsidRPr="00000000">
        <w:rPr>
          <w:sz w:val="24"/>
          <w:szCs w:val="24"/>
          <w:rtl w:val="0"/>
        </w:rPr>
        <w:t xml:space="preserve"> require when creating a digital product? Which of those currently come from the physical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record vs. being entered fresh?</w:t>
      </w:r>
      <w:ins w:author="Travis Haase" w:id="45" w:date="2026-02-02T14:16:53Z">
        <w:r w:rsidDel="00000000" w:rsidR="00000000" w:rsidRPr="00000000">
          <w:rPr>
            <w:sz w:val="24"/>
            <w:szCs w:val="24"/>
            <w:rtl w:val="0"/>
          </w:rPr>
          <w:br w:type="textWrapping"/>
          <w:t xml:space="preserve">Answer:</w:t>
        </w:r>
      </w:ins>
    </w:p>
    <w:p w:rsidR="00000000" w:rsidDel="00000000" w:rsidP="00000000" w:rsidRDefault="00000000" w:rsidRPr="00000000" w14:paraId="00000065">
      <w:pPr>
        <w:numPr>
          <w:ilvl w:val="1"/>
          <w:numId w:val="8"/>
        </w:numPr>
        <w:spacing w:after="160" w:line="303.7090909090909" w:lineRule="auto"/>
        <w:ind w:left="1440" w:hanging="360"/>
        <w:rPr>
          <w:sz w:val="24"/>
          <w:szCs w:val="24"/>
          <w:u w:val="none"/>
          <w:rPrChange w:author="Travis Haase" w:id="47" w:date="2026-02-02T14:16:48Z">
            <w:rPr>
              <w:sz w:val="24"/>
              <w:szCs w:val="24"/>
            </w:rPr>
          </w:rPrChange>
        </w:rPr>
        <w:pPrChange w:author="Travis Haase" w:id="0" w:date="2026-02-02T14:16:48Z">
          <w:pPr>
            <w:numPr>
              <w:ilvl w:val="0"/>
              <w:numId w:val="8"/>
            </w:numPr>
            <w:spacing w:after="160" w:line="303.7090909090909" w:lineRule="auto"/>
            <w:ind w:left="720" w:hanging="360"/>
          </w:pPr>
        </w:pPrChange>
      </w:pPr>
      <w:ins w:author="Travis Haase" w:id="45" w:date="2026-02-02T14:16:53Z">
        <w:r w:rsidDel="00000000" w:rsidR="00000000" w:rsidRPr="00000000">
          <w:rPr>
            <w:sz w:val="24"/>
            <w:szCs w:val="24"/>
            <w:rtl w:val="0"/>
          </w:rPr>
          <w:t xml:space="preserve">Only books and sheets require their data to be </w:t>
        </w:r>
        <w:r w:rsidDel="00000000" w:rsidR="00000000" w:rsidRPr="00000000">
          <w:rPr>
            <w:sz w:val="24"/>
            <w:szCs w:val="24"/>
            <w:rtl w:val="0"/>
            <w:rPrChange w:author="Travis Haase" w:id="46" w:date="2026-02-02T14:16:53Z">
              <w:rPr>
                <w:sz w:val="24"/>
                <w:szCs w:val="24"/>
              </w:rPr>
            </w:rPrChange>
          </w:rPr>
          <w:t xml:space="preserve">entered fresh</w:t>
        </w:r>
        <w:r w:rsidDel="00000000" w:rsidR="00000000" w:rsidRPr="00000000">
          <w:rPr>
            <w:sz w:val="24"/>
            <w:szCs w:val="24"/>
            <w:rtl w:val="0"/>
          </w:rPr>
          <w:t xml:space="preserve">.  Choral/Performance music picks up data from the nightly data downloads into SQL from FileMaker.  I don’t have the specific fields, because I don’t have access to the SQL server, but it is things like Title/Series/WebDescription/etc that it picks up from the FileMaker Product database (actually the SQL download).</w:t>
        </w:r>
      </w:ins>
      <w:r w:rsidDel="00000000" w:rsidR="00000000" w:rsidRPr="00000000">
        <w:rPr>
          <w:rtl w:val="0"/>
        </w:rPr>
      </w:r>
    </w:p>
    <w:p w:rsidR="00000000" w:rsidDel="00000000" w:rsidP="00000000" w:rsidRDefault="00000000" w:rsidRPr="00000000" w14:paraId="00000066">
      <w:pPr>
        <w:spacing w:after="160" w:line="303.709090909090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7">
      <w:pPr>
        <w:spacing w:line="278.4" w:lineRule="auto"/>
        <w:rPr>
          <w:sz w:val="24"/>
          <w:szCs w:val="24"/>
        </w:rPr>
      </w:pPr>
      <w:r w:rsidDel="00000000" w:rsidR="00000000" w:rsidRPr="00000000">
        <w:rPr>
          <w:rtl w:val="0"/>
        </w:rPr>
      </w:r>
    </w:p>
    <w:p w:rsidR="00000000" w:rsidDel="00000000" w:rsidP="00000000" w:rsidRDefault="00000000" w:rsidRPr="00000000" w14:paraId="00000068">
      <w:pPr>
        <w:spacing w:after="160" w:line="303.7090909090909"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9">
      <w:pPr>
        <w:pStyle w:val="Heading2"/>
        <w:keepNext w:val="0"/>
        <w:keepLines w:val="0"/>
        <w:spacing w:after="80" w:before="160" w:line="227.29447058823527" w:lineRule="auto"/>
        <w:rPr>
          <w:b w:val="1"/>
          <w:bCs w:val="1"/>
          <w:sz w:val="28"/>
          <w:szCs w:val="28"/>
        </w:rPr>
      </w:pPr>
      <w:bookmarkStart w:colFirst="0" w:colLast="0" w:name="_yqmxii42e6nn" w:id="4"/>
      <w:bookmarkEnd w:id="4"/>
      <w:r w:rsidDel="00000000" w:rsidR="00000000" w:rsidRPr="00000000">
        <w:rPr>
          <w:b w:val="1"/>
          <w:bCs w:val="1"/>
          <w:sz w:val="28"/>
          <w:szCs w:val="28"/>
          <w:rtl w:val="0"/>
        </w:rPr>
        <w:t xml:space="preserve">Section 4: Royalty System</w:t>
      </w:r>
    </w:p>
    <w:p w:rsidR="00000000" w:rsidDel="00000000" w:rsidP="00000000" w:rsidRDefault="00000000" w:rsidRPr="00000000" w14:paraId="0000006A">
      <w:pPr>
        <w:numPr>
          <w:ilvl w:val="0"/>
          <w:numId w:val="16"/>
        </w:numPr>
        <w:spacing w:after="0" w:afterAutospacing="0" w:line="303.7090909090909" w:lineRule="auto"/>
        <w:ind w:left="720" w:hanging="360"/>
        <w:rPr>
          <w:ins w:author="Mendy Varga" w:id="48" w:date="2026-02-01T17:42:45Z"/>
          <w:sz w:val="24"/>
          <w:szCs w:val="24"/>
        </w:rPr>
      </w:pPr>
      <w:r w:rsidDel="00000000" w:rsidR="00000000" w:rsidRPr="00000000">
        <w:rPr>
          <w:sz w:val="24"/>
          <w:szCs w:val="24"/>
          <w:rtl w:val="0"/>
        </w:rPr>
        <w:t xml:space="preserve">In the Royalty System, are rights attached to a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or to a higher-level entity like a "work" or "composition"? For example, if the same song exists as a piano sheet and a guitar sheet, do they share rights or have separate rights records?</w:t>
      </w:r>
      <w:ins w:author="Mendy Varga" w:id="48" w:date="2026-02-01T17:42:45Z">
        <w:r w:rsidDel="00000000" w:rsidR="00000000" w:rsidRPr="00000000">
          <w:rPr>
            <w:rtl w:val="0"/>
          </w:rPr>
        </w:r>
      </w:ins>
    </w:p>
    <w:p w:rsidR="00000000" w:rsidDel="00000000" w:rsidP="00000000" w:rsidRDefault="00000000" w:rsidRPr="00000000" w14:paraId="0000006B">
      <w:pPr>
        <w:numPr>
          <w:ilvl w:val="1"/>
          <w:numId w:val="16"/>
        </w:numPr>
        <w:spacing w:after="0" w:afterAutospacing="0" w:line="303.7090909090909" w:lineRule="auto"/>
        <w:ind w:left="1440" w:hanging="360"/>
        <w:rPr>
          <w:sz w:val="24"/>
          <w:szCs w:val="24"/>
          <w:u w:val="none"/>
          <w:rPrChange w:author="Mendy Varga" w:id="49" w:date="2026-02-01T17:42:45Z">
            <w:rPr>
              <w:sz w:val="24"/>
              <w:szCs w:val="24"/>
            </w:rPr>
          </w:rPrChange>
        </w:rPr>
        <w:pPrChange w:author="Mendy Varga" w:id="0" w:date="2026-02-01T17:42:45Z">
          <w:pPr>
            <w:numPr>
              <w:ilvl w:val="0"/>
              <w:numId w:val="16"/>
            </w:numPr>
            <w:spacing w:after="160" w:line="303.7090909090909" w:lineRule="auto"/>
            <w:ind w:left="720" w:hanging="360"/>
          </w:pPr>
        </w:pPrChange>
      </w:pPr>
      <w:ins w:author="Mendy Varga" w:id="48" w:date="2026-02-01T17:42:45Z">
        <w:r w:rsidDel="00000000" w:rsidR="00000000" w:rsidRPr="00000000">
          <w:rPr>
            <w:sz w:val="24"/>
            <w:szCs w:val="24"/>
            <w:rtl w:val="0"/>
          </w:rPr>
          <w:t xml:space="preserve">Answer: the rights are assigned to a Songcode. That songcode can then be attached to any sku. Multiple songcodes can be attached to a sku</w:t>
        </w:r>
      </w:ins>
      <w:r w:rsidDel="00000000" w:rsidR="00000000" w:rsidRPr="00000000">
        <w:rPr>
          <w:rtl w:val="0"/>
        </w:rPr>
      </w:r>
    </w:p>
    <w:p w:rsidR="00000000" w:rsidDel="00000000" w:rsidP="00000000" w:rsidRDefault="00000000" w:rsidRPr="00000000" w14:paraId="0000006C">
      <w:pPr>
        <w:numPr>
          <w:ilvl w:val="0"/>
          <w:numId w:val="16"/>
        </w:numPr>
        <w:spacing w:after="0" w:afterAutospacing="0" w:line="303.7090909090909" w:lineRule="auto"/>
        <w:ind w:left="720" w:hanging="360"/>
        <w:rPr>
          <w:ins w:author="Mendy Varga" w:id="50" w:date="2026-02-01T17:43:51Z"/>
          <w:sz w:val="24"/>
          <w:szCs w:val="24"/>
        </w:rPr>
      </w:pPr>
      <w:r w:rsidDel="00000000" w:rsidR="00000000" w:rsidRPr="00000000">
        <w:rPr>
          <w:sz w:val="24"/>
          <w:szCs w:val="24"/>
          <w:rtl w:val="0"/>
        </w:rPr>
        <w:t xml:space="preserve">For a digital-only product, you configure rights against the dummy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Could those rights be attached to the digital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directly instead? What would break?</w:t>
      </w:r>
      <w:ins w:author="Mendy Varga" w:id="50" w:date="2026-02-01T17:43:51Z">
        <w:r w:rsidDel="00000000" w:rsidR="00000000" w:rsidRPr="00000000">
          <w:rPr>
            <w:rtl w:val="0"/>
          </w:rPr>
        </w:r>
      </w:ins>
    </w:p>
    <w:p w:rsidR="00000000" w:rsidDel="00000000" w:rsidP="00000000" w:rsidRDefault="00000000" w:rsidRPr="00000000" w14:paraId="0000006D">
      <w:pPr>
        <w:numPr>
          <w:ilvl w:val="1"/>
          <w:numId w:val="16"/>
        </w:numPr>
        <w:spacing w:after="0" w:afterAutospacing="0" w:line="303.7090909090909" w:lineRule="auto"/>
        <w:ind w:left="1440" w:hanging="360"/>
        <w:rPr>
          <w:sz w:val="24"/>
          <w:szCs w:val="24"/>
          <w:u w:val="none"/>
          <w:rPrChange w:author="Mendy Varga" w:id="51" w:date="2026-02-01T17:43:51Z">
            <w:rPr>
              <w:sz w:val="24"/>
              <w:szCs w:val="24"/>
            </w:rPr>
          </w:rPrChange>
        </w:rPr>
        <w:pPrChange w:author="Mendy Varga" w:id="0" w:date="2026-02-01T17:43:51Z">
          <w:pPr>
            <w:numPr>
              <w:ilvl w:val="0"/>
              <w:numId w:val="16"/>
            </w:numPr>
            <w:spacing w:after="160" w:line="303.7090909090909" w:lineRule="auto"/>
            <w:ind w:left="720" w:hanging="360"/>
          </w:pPr>
        </w:pPrChange>
      </w:pPr>
      <w:ins w:author="Mendy Varga" w:id="50" w:date="2026-02-01T17:43:51Z">
        <w:r w:rsidDel="00000000" w:rsidR="00000000" w:rsidRPr="00000000">
          <w:rPr>
            <w:sz w:val="24"/>
            <w:szCs w:val="24"/>
            <w:rtl w:val="0"/>
          </w:rPr>
          <w:t xml:space="preserve">Answer: yes, you could attach a songcode to a digital sku</w:t>
        </w:r>
      </w:ins>
      <w:r w:rsidDel="00000000" w:rsidR="00000000" w:rsidRPr="00000000">
        <w:rPr>
          <w:rtl w:val="0"/>
        </w:rPr>
      </w:r>
    </w:p>
    <w:p w:rsidR="00000000" w:rsidDel="00000000" w:rsidP="00000000" w:rsidRDefault="00000000" w:rsidRPr="00000000" w14:paraId="0000006E">
      <w:pPr>
        <w:numPr>
          <w:ilvl w:val="0"/>
          <w:numId w:val="16"/>
        </w:numPr>
        <w:spacing w:after="0" w:afterAutospacing="0" w:line="303.7090909090909" w:lineRule="auto"/>
        <w:ind w:left="720" w:hanging="360"/>
        <w:rPr>
          <w:ins w:author="Mendy Varga" w:id="52" w:date="2026-02-01T17:44:31Z"/>
          <w:sz w:val="24"/>
          <w:szCs w:val="24"/>
        </w:rPr>
      </w:pPr>
      <w:r w:rsidDel="00000000" w:rsidR="00000000" w:rsidRPr="00000000">
        <w:rPr>
          <w:sz w:val="24"/>
          <w:szCs w:val="24"/>
          <w:rtl w:val="0"/>
        </w:rPr>
        <w:t xml:space="preserve">Does the Royalty System validate that a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exists in </w:t>
      </w:r>
      <w:r w:rsidDel="00000000" w:rsidR="00000000" w:rsidRPr="00000000">
        <w:rPr>
          <w:rFonts w:ascii="Verdana" w:cs="Verdana" w:eastAsia="Verdana" w:hAnsi="Verdana"/>
          <w:i w:val="1"/>
          <w:iCs w:val="1"/>
          <w:sz w:val="24"/>
          <w:szCs w:val="24"/>
          <w:rtl w:val="0"/>
        </w:rPr>
        <w:t xml:space="preserve">FileMaker</w:t>
      </w:r>
      <w:r w:rsidDel="00000000" w:rsidR="00000000" w:rsidRPr="00000000">
        <w:rPr>
          <w:sz w:val="24"/>
          <w:szCs w:val="24"/>
          <w:rtl w:val="0"/>
        </w:rPr>
        <w:t xml:space="preserve"> or </w:t>
      </w:r>
      <w:r w:rsidDel="00000000" w:rsidR="00000000" w:rsidRPr="00000000">
        <w:rPr>
          <w:rFonts w:ascii="Verdana" w:cs="Verdana" w:eastAsia="Verdana" w:hAnsi="Verdana"/>
          <w:i w:val="1"/>
          <w:iCs w:val="1"/>
          <w:sz w:val="24"/>
          <w:szCs w:val="24"/>
          <w:rtl w:val="0"/>
        </w:rPr>
        <w:t xml:space="preserve">AS400</w:t>
      </w:r>
      <w:r w:rsidDel="00000000" w:rsidR="00000000" w:rsidRPr="00000000">
        <w:rPr>
          <w:sz w:val="24"/>
          <w:szCs w:val="24"/>
          <w:rtl w:val="0"/>
        </w:rPr>
        <w:t xml:space="preserve"> before accepting rights configuration? Or is it independent?</w:t>
      </w:r>
      <w:ins w:author="Mendy Varga" w:id="52" w:date="2026-02-01T17:44:31Z">
        <w:r w:rsidDel="00000000" w:rsidR="00000000" w:rsidRPr="00000000">
          <w:rPr>
            <w:rtl w:val="0"/>
          </w:rPr>
        </w:r>
      </w:ins>
    </w:p>
    <w:p w:rsidR="00000000" w:rsidDel="00000000" w:rsidP="00000000" w:rsidRDefault="00000000" w:rsidRPr="00000000" w14:paraId="0000006F">
      <w:pPr>
        <w:numPr>
          <w:ilvl w:val="1"/>
          <w:numId w:val="16"/>
        </w:numPr>
        <w:spacing w:after="0" w:afterAutospacing="0" w:line="303.7090909090909" w:lineRule="auto"/>
        <w:ind w:left="1440" w:hanging="360"/>
        <w:rPr>
          <w:sz w:val="24"/>
          <w:szCs w:val="24"/>
          <w:u w:val="none"/>
          <w:rPrChange w:author="Mendy Varga" w:id="53" w:date="2026-02-01T17:44:31Z">
            <w:rPr>
              <w:sz w:val="24"/>
              <w:szCs w:val="24"/>
            </w:rPr>
          </w:rPrChange>
        </w:rPr>
        <w:pPrChange w:author="Mendy Varga" w:id="0" w:date="2026-02-01T17:44:31Z">
          <w:pPr>
            <w:numPr>
              <w:ilvl w:val="0"/>
              <w:numId w:val="16"/>
            </w:numPr>
            <w:spacing w:after="160" w:line="303.7090909090909" w:lineRule="auto"/>
            <w:ind w:left="720" w:hanging="360"/>
          </w:pPr>
        </w:pPrChange>
      </w:pPr>
      <w:ins w:author="Mendy Varga" w:id="52" w:date="2026-02-01T17:44:31Z">
        <w:r w:rsidDel="00000000" w:rsidR="00000000" w:rsidRPr="00000000">
          <w:rPr>
            <w:sz w:val="24"/>
            <w:szCs w:val="24"/>
            <w:rtl w:val="0"/>
          </w:rPr>
          <w:t xml:space="preserve">Answer: the sku doesn’t appear in the Royalty System until a SKU exists in AS400. It is added to the Royalty system nightly</w:t>
        </w:r>
      </w:ins>
      <w:r w:rsidDel="00000000" w:rsidR="00000000" w:rsidRPr="00000000">
        <w:rPr>
          <w:rtl w:val="0"/>
        </w:rPr>
      </w:r>
    </w:p>
    <w:p w:rsidR="00000000" w:rsidDel="00000000" w:rsidP="00000000" w:rsidRDefault="00000000" w:rsidRPr="00000000" w14:paraId="00000070">
      <w:pPr>
        <w:numPr>
          <w:ilvl w:val="0"/>
          <w:numId w:val="16"/>
        </w:numPr>
        <w:spacing w:after="0" w:afterAutospacing="0" w:line="303.7090909090909" w:lineRule="auto"/>
        <w:ind w:left="720" w:hanging="360"/>
        <w:rPr>
          <w:ins w:author="Mendy Varga" w:id="54" w:date="2026-02-01T17:45:53Z"/>
          <w:sz w:val="24"/>
          <w:szCs w:val="24"/>
        </w:rPr>
      </w:pPr>
      <w:r w:rsidDel="00000000" w:rsidR="00000000" w:rsidRPr="00000000">
        <w:rPr>
          <w:sz w:val="24"/>
          <w:szCs w:val="24"/>
          <w:rtl w:val="0"/>
        </w:rPr>
        <w:t xml:space="preserve">Can you show us </w:t>
      </w:r>
      <w:r w:rsidDel="00000000" w:rsidR="00000000" w:rsidRPr="00000000">
        <w:rPr>
          <w:b w:val="1"/>
          <w:bCs w:val="1"/>
          <w:color w:val="ee0000"/>
          <w:sz w:val="24"/>
          <w:szCs w:val="24"/>
          <w:rtl w:val="0"/>
        </w:rPr>
        <w:t xml:space="preserve">screenshots</w:t>
      </w:r>
      <w:r w:rsidDel="00000000" w:rsidR="00000000" w:rsidRPr="00000000">
        <w:rPr>
          <w:sz w:val="24"/>
          <w:szCs w:val="24"/>
          <w:rtl w:val="0"/>
        </w:rPr>
        <w:t xml:space="preserve"> of how rights are configured for a dummy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vs. a physical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Are there any differences in the workflow or required fields?</w:t>
      </w:r>
      <w:ins w:author="Mendy Varga" w:id="54" w:date="2026-02-01T17:45:53Z">
        <w:r w:rsidDel="00000000" w:rsidR="00000000" w:rsidRPr="00000000">
          <w:rPr>
            <w:rtl w:val="0"/>
          </w:rPr>
        </w:r>
      </w:ins>
    </w:p>
    <w:p w:rsidR="00000000" w:rsidDel="00000000" w:rsidP="00000000" w:rsidRDefault="00000000" w:rsidRPr="00000000" w14:paraId="00000071">
      <w:pPr>
        <w:numPr>
          <w:ilvl w:val="1"/>
          <w:numId w:val="16"/>
        </w:numPr>
        <w:spacing w:after="0" w:afterAutospacing="0" w:line="303.7090909090909" w:lineRule="auto"/>
        <w:ind w:left="1440" w:hanging="360"/>
        <w:rPr>
          <w:ins w:author="Mendy Varga" w:id="54" w:date="2026-02-01T17:45:53Z"/>
          <w:sz w:val="24"/>
          <w:szCs w:val="24"/>
          <w:u w:val="none"/>
        </w:rPr>
      </w:pPr>
      <w:ins w:author="Mendy Varga" w:id="54" w:date="2026-02-01T17:45:53Z">
        <w:r w:rsidDel="00000000" w:rsidR="00000000" w:rsidRPr="00000000">
          <w:rPr>
            <w:sz w:val="24"/>
            <w:szCs w:val="24"/>
            <w:rtl w:val="0"/>
          </w:rPr>
          <w:t xml:space="preserve">Answer: the rights (physical or digital) are controlled at the contract level. All songcodes reference a specific client contract. </w:t>
        </w:r>
      </w:ins>
    </w:p>
    <w:p w:rsidR="00000000" w:rsidDel="00000000" w:rsidP="00000000" w:rsidRDefault="00000000" w:rsidRPr="00000000" w14:paraId="00000072">
      <w:pPr>
        <w:numPr>
          <w:ilvl w:val="1"/>
          <w:numId w:val="16"/>
        </w:numPr>
        <w:spacing w:after="160" w:line="303.7090909090909" w:lineRule="auto"/>
        <w:ind w:left="1440" w:hanging="360"/>
        <w:rPr>
          <w:sz w:val="24"/>
          <w:szCs w:val="24"/>
          <w:u w:val="none"/>
          <w:rPrChange w:author="Mendy Varga" w:id="55" w:date="2026-02-01T17:45:53Z">
            <w:rPr>
              <w:sz w:val="24"/>
              <w:szCs w:val="24"/>
            </w:rPr>
          </w:rPrChange>
        </w:rPr>
        <w:pPrChange w:author="Mendy Varga" w:id="0" w:date="2026-02-01T17:45:53Z">
          <w:pPr>
            <w:numPr>
              <w:ilvl w:val="0"/>
              <w:numId w:val="16"/>
            </w:numPr>
            <w:spacing w:after="160" w:line="303.7090909090909" w:lineRule="auto"/>
            <w:ind w:left="720" w:hanging="360"/>
          </w:pPr>
        </w:pPrChange>
      </w:pPr>
      <w:ins w:author="Mendy Varga" w:id="54" w:date="2026-02-01T17:45:53Z">
        <w:r w:rsidDel="00000000" w:rsidR="00000000" w:rsidRPr="00000000">
          <w:rPr>
            <w:sz w:val="24"/>
            <w:szCs w:val="24"/>
          </w:rPr>
          <w:drawing>
            <wp:inline distB="114300" distT="114300" distL="114300" distR="114300">
              <wp:extent cx="8229600" cy="5791200"/>
              <wp:effectExtent b="0" l="0" r="0" t="0"/>
              <wp:docPr id="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8229600" cy="5791200"/>
                      </a:xfrm>
                      <a:prstGeom prst="rect"/>
                      <a:ln/>
                    </pic:spPr>
                  </pic:pic>
                </a:graphicData>
              </a:graphic>
            </wp:inline>
          </w:drawing>
        </w:r>
      </w:ins>
      <w:r w:rsidDel="00000000" w:rsidR="00000000" w:rsidRPr="00000000">
        <w:rPr>
          <w:rtl w:val="0"/>
        </w:rPr>
      </w:r>
    </w:p>
    <w:p w:rsidR="00000000" w:rsidDel="00000000" w:rsidP="00000000" w:rsidRDefault="00000000" w:rsidRPr="00000000" w14:paraId="00000073">
      <w:pPr>
        <w:spacing w:after="160" w:line="303.7090909090909"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before="160" w:line="227.29447058823527" w:lineRule="auto"/>
        <w:rPr>
          <w:b w:val="1"/>
          <w:bCs w:val="1"/>
          <w:sz w:val="28"/>
          <w:szCs w:val="28"/>
        </w:rPr>
      </w:pPr>
      <w:bookmarkStart w:colFirst="0" w:colLast="0" w:name="_lxy9wl4bzdvg" w:id="5"/>
      <w:bookmarkEnd w:id="5"/>
      <w:r w:rsidDel="00000000" w:rsidR="00000000" w:rsidRPr="00000000">
        <w:rPr>
          <w:b w:val="1"/>
          <w:bCs w:val="1"/>
          <w:sz w:val="28"/>
          <w:szCs w:val="28"/>
          <w:rtl w:val="0"/>
        </w:rPr>
        <w:t xml:space="preserve">Section 5: Portal and Workflow</w:t>
      </w:r>
    </w:p>
    <w:p w:rsidR="00000000" w:rsidDel="00000000" w:rsidP="00000000" w:rsidRDefault="00000000" w:rsidRPr="00000000" w14:paraId="00000075">
      <w:pPr>
        <w:numPr>
          <w:ilvl w:val="0"/>
          <w:numId w:val="10"/>
        </w:numPr>
        <w:spacing w:after="0" w:afterAutospacing="0" w:line="303.7090909090909" w:lineRule="auto"/>
        <w:ind w:left="720" w:hanging="360"/>
        <w:rPr>
          <w:ins w:author="Travis Haase" w:id="56" w:date="2026-02-02T14:20:20Z"/>
          <w:sz w:val="24"/>
          <w:szCs w:val="24"/>
        </w:rPr>
      </w:pPr>
      <w:r w:rsidDel="00000000" w:rsidR="00000000" w:rsidRPr="00000000">
        <w:rPr>
          <w:sz w:val="24"/>
          <w:szCs w:val="24"/>
          <w:rtl w:val="0"/>
        </w:rPr>
        <w:t xml:space="preserve">When a template is uploaded to </w:t>
      </w:r>
      <w:r w:rsidDel="00000000" w:rsidR="00000000" w:rsidRPr="00000000">
        <w:rPr>
          <w:b w:val="1"/>
          <w:bCs w:val="1"/>
          <w:sz w:val="24"/>
          <w:szCs w:val="24"/>
          <w:rtl w:val="0"/>
        </w:rPr>
        <w:t xml:space="preserve">portal.alfred.com</w:t>
      </w:r>
      <w:r w:rsidDel="00000000" w:rsidR="00000000" w:rsidRPr="00000000">
        <w:rPr>
          <w:sz w:val="24"/>
          <w:szCs w:val="24"/>
          <w:rtl w:val="0"/>
        </w:rPr>
        <w:t xml:space="preserve">, what validation does it perform? Does it check that the physical/dummy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exists in </w:t>
      </w:r>
      <w:r w:rsidDel="00000000" w:rsidR="00000000" w:rsidRPr="00000000">
        <w:rPr>
          <w:rFonts w:ascii="Verdana" w:cs="Verdana" w:eastAsia="Verdana" w:hAnsi="Verdana"/>
          <w:i w:val="1"/>
          <w:iCs w:val="1"/>
          <w:sz w:val="24"/>
          <w:szCs w:val="24"/>
          <w:rtl w:val="0"/>
        </w:rPr>
        <w:t xml:space="preserve">FileMaker</w:t>
      </w:r>
      <w:r w:rsidDel="00000000" w:rsidR="00000000" w:rsidRPr="00000000">
        <w:rPr>
          <w:sz w:val="24"/>
          <w:szCs w:val="24"/>
          <w:rtl w:val="0"/>
        </w:rPr>
        <w:t xml:space="preserve"> before proceeding?</w:t>
      </w:r>
      <w:ins w:author="Travis Haase" w:id="56" w:date="2026-02-02T14:20:20Z">
        <w:r w:rsidDel="00000000" w:rsidR="00000000" w:rsidRPr="00000000">
          <w:rPr>
            <w:sz w:val="24"/>
            <w:szCs w:val="24"/>
            <w:rtl w:val="0"/>
          </w:rPr>
          <w:br w:type="textWrapping"/>
          <w:t xml:space="preserve">Answer</w:t>
        </w:r>
      </w:ins>
    </w:p>
    <w:p w:rsidR="00000000" w:rsidDel="00000000" w:rsidP="00000000" w:rsidRDefault="00000000" w:rsidRPr="00000000" w14:paraId="00000076">
      <w:pPr>
        <w:numPr>
          <w:ilvl w:val="1"/>
          <w:numId w:val="10"/>
        </w:numPr>
        <w:spacing w:after="0" w:afterAutospacing="0" w:line="303.7090909090909" w:lineRule="auto"/>
        <w:ind w:left="1440" w:hanging="360"/>
        <w:rPr>
          <w:sz w:val="24"/>
          <w:szCs w:val="24"/>
          <w:u w:val="none"/>
          <w:rPrChange w:author="Travis Haase" w:id="57" w:date="2026-02-02T14:20:17Z">
            <w:rPr>
              <w:sz w:val="24"/>
              <w:szCs w:val="24"/>
            </w:rPr>
          </w:rPrChange>
        </w:rPr>
        <w:pPrChange w:author="Travis Haase" w:id="0" w:date="2026-02-02T14:20:17Z">
          <w:pPr>
            <w:numPr>
              <w:ilvl w:val="0"/>
              <w:numId w:val="10"/>
            </w:numPr>
            <w:spacing w:after="160" w:line="303.7090909090909" w:lineRule="auto"/>
            <w:ind w:left="720" w:hanging="360"/>
          </w:pPr>
        </w:pPrChange>
      </w:pPr>
      <w:ins w:author="Travis Haase" w:id="56" w:date="2026-02-02T14:20:20Z">
        <w:r w:rsidDel="00000000" w:rsidR="00000000" w:rsidRPr="00000000">
          <w:rPr>
            <w:sz w:val="24"/>
            <w:szCs w:val="24"/>
            <w:rtl w:val="0"/>
          </w:rPr>
          <w:t xml:space="preserve">I know that it is checking the data that is entered and certainly if there is blank data it returns errors.  It is also checking the AS400, Royalty, and FileMaker (through the nightly data downloads) data, but I don’t have a list of the checks it is doing.  Lee might know this better than I would because he has access to the program on the backend.  I know offhand that it is checking a few things depending on the workflow:</w:t>
        </w:r>
      </w:ins>
      <w:r w:rsidDel="00000000" w:rsidR="00000000" w:rsidRPr="00000000">
        <w:rPr>
          <w:rtl w:val="0"/>
        </w:rPr>
      </w:r>
    </w:p>
    <w:p w:rsidR="00000000" w:rsidDel="00000000" w:rsidP="00000000" w:rsidRDefault="00000000" w:rsidRPr="00000000" w14:paraId="00000077">
      <w:pPr>
        <w:numPr>
          <w:ilvl w:val="0"/>
          <w:numId w:val="10"/>
        </w:numPr>
        <w:spacing w:after="0" w:afterAutospacing="0" w:line="303.7090909090909" w:lineRule="auto"/>
        <w:ind w:left="720" w:hanging="360"/>
        <w:rPr>
          <w:ins w:author="Travis Haase" w:id="58" w:date="2026-02-02T14:25:34Z"/>
          <w:sz w:val="24"/>
          <w:szCs w:val="24"/>
        </w:rPr>
      </w:pPr>
      <w:r w:rsidDel="00000000" w:rsidR="00000000" w:rsidRPr="00000000">
        <w:rPr>
          <w:sz w:val="24"/>
          <w:szCs w:val="24"/>
          <w:rtl w:val="0"/>
        </w:rPr>
        <w:t xml:space="preserve">Could we modify the portal to accept a "digital master"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that doesn't have a corresponding physical record, or does the portal hard-code assumptions about physical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s existing?</w:t>
      </w:r>
      <w:ins w:author="Travis Haase" w:id="58" w:date="2026-02-02T14:25:34Z">
        <w:r w:rsidDel="00000000" w:rsidR="00000000" w:rsidRPr="00000000">
          <w:rPr>
            <w:sz w:val="24"/>
            <w:szCs w:val="24"/>
            <w:rtl w:val="0"/>
          </w:rPr>
          <w:br w:type="textWrapping"/>
          <w:t xml:space="preserve">Answer:</w:t>
        </w:r>
      </w:ins>
    </w:p>
    <w:p w:rsidR="00000000" w:rsidDel="00000000" w:rsidP="00000000" w:rsidRDefault="00000000" w:rsidRPr="00000000" w14:paraId="00000078">
      <w:pPr>
        <w:numPr>
          <w:ilvl w:val="1"/>
          <w:numId w:val="10"/>
        </w:numPr>
        <w:spacing w:after="0" w:afterAutospacing="0" w:line="303.7090909090909" w:lineRule="auto"/>
        <w:ind w:left="1440" w:hanging="360"/>
        <w:rPr>
          <w:sz w:val="24"/>
          <w:szCs w:val="24"/>
          <w:u w:val="none"/>
          <w:rPrChange w:author="Travis Haase" w:id="59" w:date="2026-02-02T14:25:30Z">
            <w:rPr>
              <w:sz w:val="24"/>
              <w:szCs w:val="24"/>
            </w:rPr>
          </w:rPrChange>
        </w:rPr>
        <w:pPrChange w:author="Travis Haase" w:id="0" w:date="2026-02-02T14:25:30Z">
          <w:pPr>
            <w:numPr>
              <w:ilvl w:val="0"/>
              <w:numId w:val="10"/>
            </w:numPr>
            <w:spacing w:after="160" w:line="303.7090909090909" w:lineRule="auto"/>
            <w:ind w:left="720" w:hanging="360"/>
          </w:pPr>
        </w:pPrChange>
      </w:pPr>
      <w:ins w:author="Travis Haase" w:id="58" w:date="2026-02-02T14:25:34Z">
        <w:r w:rsidDel="00000000" w:rsidR="00000000" w:rsidRPr="00000000">
          <w:rPr>
            <w:sz w:val="24"/>
            <w:szCs w:val="24"/>
            <w:rtl w:val="0"/>
          </w:rPr>
          <w:t xml:space="preserve">We currently have this functionality with the Dummy SKU, although there is a lot of setup on the backend that has to be done in order to get it to work.  The portal was built off of assumptions for physical though.</w:t>
        </w:r>
      </w:ins>
      <w:r w:rsidDel="00000000" w:rsidR="00000000" w:rsidRPr="00000000">
        <w:rPr>
          <w:rtl w:val="0"/>
        </w:rPr>
      </w:r>
    </w:p>
    <w:p w:rsidR="00000000" w:rsidDel="00000000" w:rsidP="00000000" w:rsidRDefault="00000000" w:rsidRPr="00000000" w14:paraId="00000079">
      <w:pPr>
        <w:numPr>
          <w:ilvl w:val="0"/>
          <w:numId w:val="10"/>
        </w:numPr>
        <w:spacing w:after="0" w:afterAutospacing="0" w:line="303.7090909090909" w:lineRule="auto"/>
        <w:ind w:left="720" w:hanging="360"/>
        <w:rPr>
          <w:ins w:author="Travis Haase" w:id="60" w:date="2026-02-02T14:26:39Z"/>
          <w:sz w:val="24"/>
          <w:szCs w:val="24"/>
        </w:rPr>
      </w:pPr>
      <w:r w:rsidDel="00000000" w:rsidR="00000000" w:rsidRPr="00000000">
        <w:rPr>
          <w:sz w:val="24"/>
          <w:szCs w:val="24"/>
          <w:rtl w:val="0"/>
        </w:rPr>
        <w:t xml:space="preserve">What's the technical relationship between the portal, </w:t>
      </w:r>
      <w:r w:rsidDel="00000000" w:rsidR="00000000" w:rsidRPr="00000000">
        <w:rPr>
          <w:rFonts w:ascii="Verdana" w:cs="Verdana" w:eastAsia="Verdana" w:hAnsi="Verdana"/>
          <w:i w:val="1"/>
          <w:iCs w:val="1"/>
          <w:sz w:val="24"/>
          <w:szCs w:val="24"/>
          <w:rtl w:val="0"/>
        </w:rPr>
        <w:t xml:space="preserve">SQL Server</w:t>
      </w:r>
      <w:r w:rsidDel="00000000" w:rsidR="00000000" w:rsidRPr="00000000">
        <w:rPr>
          <w:sz w:val="24"/>
          <w:szCs w:val="24"/>
          <w:rtl w:val="0"/>
        </w:rPr>
        <w:t xml:space="preserve">, </w:t>
      </w:r>
      <w:r w:rsidDel="00000000" w:rsidR="00000000" w:rsidRPr="00000000">
        <w:rPr>
          <w:rFonts w:ascii="Verdana" w:cs="Verdana" w:eastAsia="Verdana" w:hAnsi="Verdana"/>
          <w:i w:val="1"/>
          <w:iCs w:val="1"/>
          <w:sz w:val="24"/>
          <w:szCs w:val="24"/>
          <w:rtl w:val="0"/>
        </w:rPr>
        <w:t xml:space="preserve">FileMaker</w:t>
      </w:r>
      <w:r w:rsidDel="00000000" w:rsidR="00000000" w:rsidRPr="00000000">
        <w:rPr>
          <w:sz w:val="24"/>
          <w:szCs w:val="24"/>
          <w:rtl w:val="0"/>
        </w:rPr>
        <w:t xml:space="preserve">, and </w:t>
      </w:r>
      <w:r w:rsidDel="00000000" w:rsidR="00000000" w:rsidRPr="00000000">
        <w:rPr>
          <w:rFonts w:ascii="Verdana" w:cs="Verdana" w:eastAsia="Verdana" w:hAnsi="Verdana"/>
          <w:i w:val="1"/>
          <w:iCs w:val="1"/>
          <w:sz w:val="24"/>
          <w:szCs w:val="24"/>
          <w:rtl w:val="0"/>
        </w:rPr>
        <w:t xml:space="preserve">AS400</w:t>
      </w:r>
      <w:r w:rsidDel="00000000" w:rsidR="00000000" w:rsidRPr="00000000">
        <w:rPr>
          <w:sz w:val="24"/>
          <w:szCs w:val="24"/>
          <w:rtl w:val="0"/>
        </w:rPr>
        <w:t xml:space="preserve">? Does the portal talk to all of them directly, or does it only write to SQL Server which then syncs to the others?</w:t>
      </w:r>
      <w:ins w:author="Travis Haase" w:id="60" w:date="2026-02-02T14:26:39Z">
        <w:r w:rsidDel="00000000" w:rsidR="00000000" w:rsidRPr="00000000">
          <w:rPr>
            <w:sz w:val="24"/>
            <w:szCs w:val="24"/>
            <w:rtl w:val="0"/>
          </w:rPr>
          <w:br w:type="textWrapping"/>
          <w:t xml:space="preserve">Answer:</w:t>
        </w:r>
      </w:ins>
    </w:p>
    <w:p w:rsidR="00000000" w:rsidDel="00000000" w:rsidP="00000000" w:rsidRDefault="00000000" w:rsidRPr="00000000" w14:paraId="0000007A">
      <w:pPr>
        <w:numPr>
          <w:ilvl w:val="1"/>
          <w:numId w:val="10"/>
        </w:numPr>
        <w:spacing w:after="0" w:afterAutospacing="0" w:line="303.7090909090909" w:lineRule="auto"/>
        <w:ind w:left="1440" w:hanging="360"/>
        <w:rPr>
          <w:sz w:val="24"/>
          <w:szCs w:val="24"/>
          <w:u w:val="none"/>
          <w:rPrChange w:author="Travis Haase" w:id="61" w:date="2026-02-02T14:26:39Z">
            <w:rPr>
              <w:sz w:val="24"/>
              <w:szCs w:val="24"/>
            </w:rPr>
          </w:rPrChange>
        </w:rPr>
        <w:pPrChange w:author="Travis Haase" w:id="0" w:date="2026-02-02T14:26:39Z">
          <w:pPr>
            <w:numPr>
              <w:ilvl w:val="0"/>
              <w:numId w:val="10"/>
            </w:numPr>
            <w:spacing w:after="160" w:line="303.7090909090909" w:lineRule="auto"/>
            <w:ind w:left="720" w:hanging="360"/>
          </w:pPr>
        </w:pPrChange>
      </w:pPr>
      <w:ins w:author="Travis Haase" w:id="60" w:date="2026-02-02T14:26:39Z">
        <w:r w:rsidDel="00000000" w:rsidR="00000000" w:rsidRPr="00000000">
          <w:fldChar w:fldCharType="begin"/>
        </w:r>
        <w:r w:rsidDel="00000000" w:rsidR="00000000" w:rsidRPr="00000000">
          <w:instrText xml:space="preserve">HYPERLINK "http://portal.alfred.com"</w:instrText>
        </w:r>
        <w:r w:rsidDel="00000000" w:rsidR="00000000" w:rsidRPr="00000000">
          <w:fldChar w:fldCharType="separate"/>
        </w:r>
        <w:r w:rsidDel="00000000" w:rsidR="00000000" w:rsidRPr="00000000">
          <w:rPr>
            <w:color w:val="1155cc"/>
            <w:sz w:val="24"/>
            <w:szCs w:val="24"/>
            <w:u w:val="single"/>
            <w:rtl w:val="0"/>
          </w:rPr>
          <w:t xml:space="preserve">Portal.alfred.com</w:t>
        </w:r>
        <w:r w:rsidDel="00000000" w:rsidR="00000000" w:rsidRPr="00000000">
          <w:fldChar w:fldCharType="end"/>
        </w:r>
        <w:r w:rsidDel="00000000" w:rsidR="00000000" w:rsidRPr="00000000">
          <w:rPr>
            <w:sz w:val="24"/>
            <w:szCs w:val="24"/>
            <w:rtl w:val="0"/>
          </w:rPr>
          <w:t xml:space="preserve"> writes to the SQL Server, and the AS400.  The AS400 writes to the Royalty system overnight.  FileMaker is downloaded every night and converted to a SQL table for access to the data through other systems.</w:t>
        </w:r>
      </w:ins>
      <w:r w:rsidDel="00000000" w:rsidR="00000000" w:rsidRPr="00000000">
        <w:rPr>
          <w:rtl w:val="0"/>
        </w:rPr>
      </w:r>
    </w:p>
    <w:p w:rsidR="00000000" w:rsidDel="00000000" w:rsidP="00000000" w:rsidRDefault="00000000" w:rsidRPr="00000000" w14:paraId="0000007B">
      <w:pPr>
        <w:numPr>
          <w:ilvl w:val="0"/>
          <w:numId w:val="10"/>
        </w:numPr>
        <w:spacing w:after="0" w:afterAutospacing="0" w:line="303.7090909090909" w:lineRule="auto"/>
        <w:ind w:left="720" w:hanging="360"/>
        <w:rPr>
          <w:ins w:author="Travis Haase" w:id="62" w:date="2026-02-02T14:28:20Z"/>
          <w:sz w:val="24"/>
          <w:szCs w:val="24"/>
        </w:rPr>
      </w:pPr>
      <w:r w:rsidDel="00000000" w:rsidR="00000000" w:rsidRPr="00000000">
        <w:rPr>
          <w:sz w:val="24"/>
          <w:szCs w:val="24"/>
          <w:rtl w:val="0"/>
        </w:rPr>
        <w:t xml:space="preserve">Who maintains the portal code? Is it internal Alfred staff, a contractor, or a vendor? How difficult are changes to deploy?</w:t>
      </w:r>
      <w:ins w:author="Travis Haase" w:id="62" w:date="2026-02-02T14:28:20Z">
        <w:r w:rsidDel="00000000" w:rsidR="00000000" w:rsidRPr="00000000">
          <w:rPr>
            <w:sz w:val="24"/>
            <w:szCs w:val="24"/>
            <w:rtl w:val="0"/>
          </w:rPr>
          <w:br w:type="textWrapping"/>
          <w:t xml:space="preserve">Answer:</w:t>
        </w:r>
      </w:ins>
    </w:p>
    <w:p w:rsidR="00000000" w:rsidDel="00000000" w:rsidP="00000000" w:rsidRDefault="00000000" w:rsidRPr="00000000" w14:paraId="0000007C">
      <w:pPr>
        <w:numPr>
          <w:ilvl w:val="1"/>
          <w:numId w:val="10"/>
        </w:numPr>
        <w:spacing w:after="160" w:line="303.7090909090909" w:lineRule="auto"/>
        <w:ind w:left="1440" w:hanging="360"/>
        <w:rPr>
          <w:sz w:val="24"/>
          <w:szCs w:val="24"/>
          <w:u w:val="none"/>
          <w:rPrChange w:author="Travis Haase" w:id="63" w:date="2026-02-02T14:28:17Z">
            <w:rPr>
              <w:sz w:val="24"/>
              <w:szCs w:val="24"/>
            </w:rPr>
          </w:rPrChange>
        </w:rPr>
        <w:pPrChange w:author="Travis Haase" w:id="0" w:date="2026-02-02T14:28:17Z">
          <w:pPr>
            <w:numPr>
              <w:ilvl w:val="0"/>
              <w:numId w:val="10"/>
            </w:numPr>
            <w:spacing w:after="160" w:line="303.7090909090909" w:lineRule="auto"/>
            <w:ind w:left="720" w:hanging="360"/>
          </w:pPr>
        </w:pPrChange>
      </w:pPr>
      <w:ins w:author="Travis Haase" w:id="62" w:date="2026-02-02T14:28:20Z">
        <w:r w:rsidDel="00000000" w:rsidR="00000000" w:rsidRPr="00000000">
          <w:rPr>
            <w:sz w:val="24"/>
            <w:szCs w:val="24"/>
            <w:rtl w:val="0"/>
          </w:rPr>
          <w:t xml:space="preserve">Doug Fraser originally built the system, but Chris Rubeiz built </w:t>
        </w:r>
        <w:r w:rsidDel="00000000" w:rsidR="00000000" w:rsidRPr="00000000">
          <w:fldChar w:fldCharType="begin"/>
        </w:r>
        <w:r w:rsidDel="00000000" w:rsidR="00000000" w:rsidRPr="00000000">
          <w:instrText xml:space="preserve">HYPERLINK "http://portal.alfred.com"</w:instrText>
        </w:r>
        <w:r w:rsidDel="00000000" w:rsidR="00000000" w:rsidRPr="00000000">
          <w:fldChar w:fldCharType="separate"/>
        </w:r>
        <w:r w:rsidDel="00000000" w:rsidR="00000000" w:rsidRPr="00000000">
          <w:rPr>
            <w:color w:val="1155cc"/>
            <w:sz w:val="24"/>
            <w:szCs w:val="24"/>
            <w:u w:val="single"/>
            <w:rtl w:val="0"/>
          </w:rPr>
          <w:t xml:space="preserve">portal.alfred.com</w:t>
        </w:r>
        <w:r w:rsidDel="00000000" w:rsidR="00000000" w:rsidRPr="00000000">
          <w:fldChar w:fldCharType="end"/>
        </w:r>
        <w:r w:rsidDel="00000000" w:rsidR="00000000" w:rsidRPr="00000000">
          <w:rPr>
            <w:sz w:val="24"/>
            <w:szCs w:val="24"/>
            <w:rtl w:val="0"/>
          </w:rPr>
          <w:t xml:space="preserve">.  I guess now it is Lee (internal staff) who manages this.  Chris was reluctant to make changes for fear of causing other issues.  I’m not sure how comfortable Lee is with making changes to the system and I’m not sure of the difficulty.</w:t>
        </w:r>
      </w:ins>
      <w:r w:rsidDel="00000000" w:rsidR="00000000" w:rsidRPr="00000000">
        <w:rPr>
          <w:rtl w:val="0"/>
        </w:rPr>
      </w:r>
    </w:p>
    <w:p w:rsidR="00000000" w:rsidDel="00000000" w:rsidP="00000000" w:rsidRDefault="00000000" w:rsidRPr="00000000" w14:paraId="0000007D">
      <w:pPr>
        <w:spacing w:after="160" w:line="303.7090909090909"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before="160" w:line="227.29447058823527" w:lineRule="auto"/>
        <w:rPr>
          <w:b w:val="1"/>
          <w:bCs w:val="1"/>
          <w:sz w:val="28"/>
          <w:szCs w:val="28"/>
        </w:rPr>
      </w:pPr>
      <w:bookmarkStart w:colFirst="0" w:colLast="0" w:name="_awrzmcwrfg35" w:id="6"/>
      <w:bookmarkEnd w:id="6"/>
      <w:r w:rsidDel="00000000" w:rsidR="00000000" w:rsidRPr="00000000">
        <w:rPr>
          <w:b w:val="1"/>
          <w:bCs w:val="1"/>
          <w:sz w:val="28"/>
          <w:szCs w:val="28"/>
          <w:rtl w:val="0"/>
        </w:rPr>
        <w:t xml:space="preserve">Section 6: Legato and Distribution</w:t>
      </w:r>
    </w:p>
    <w:p w:rsidR="00000000" w:rsidDel="00000000" w:rsidP="00000000" w:rsidRDefault="00000000" w:rsidRPr="00000000" w14:paraId="0000007F">
      <w:pPr>
        <w:numPr>
          <w:ilvl w:val="0"/>
          <w:numId w:val="4"/>
        </w:numPr>
        <w:spacing w:after="0" w:afterAutospacing="0" w:line="303.7090909090909" w:lineRule="auto"/>
        <w:ind w:left="720" w:hanging="360"/>
        <w:rPr>
          <w:ins w:author="Travis Haase" w:id="64" w:date="2026-02-02T14:31:19Z"/>
          <w:sz w:val="24"/>
          <w:szCs w:val="24"/>
        </w:rPr>
      </w:pPr>
      <w:r w:rsidDel="00000000" w:rsidR="00000000" w:rsidRPr="00000000">
        <w:rPr>
          <w:sz w:val="24"/>
          <w:szCs w:val="24"/>
          <w:rtl w:val="0"/>
        </w:rPr>
        <w:t xml:space="preserve">Does Legato require a physical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or any reference to one? When you send product data to Legato, what identifiers are included?</w:t>
      </w:r>
      <w:ins w:author="Travis Haase" w:id="64" w:date="2026-02-02T14:31:19Z">
        <w:r w:rsidDel="00000000" w:rsidR="00000000" w:rsidRPr="00000000">
          <w:rPr>
            <w:sz w:val="24"/>
            <w:szCs w:val="24"/>
            <w:rtl w:val="0"/>
          </w:rPr>
          <w:br w:type="textWrapping"/>
          <w:t xml:space="preserve">Answer:</w:t>
        </w:r>
      </w:ins>
    </w:p>
    <w:p w:rsidR="00000000" w:rsidDel="00000000" w:rsidP="00000000" w:rsidRDefault="00000000" w:rsidRPr="00000000" w14:paraId="00000080">
      <w:pPr>
        <w:numPr>
          <w:ilvl w:val="1"/>
          <w:numId w:val="4"/>
        </w:numPr>
        <w:spacing w:after="0" w:afterAutospacing="0" w:line="303.7090909090909" w:lineRule="auto"/>
        <w:ind w:left="1440" w:hanging="360"/>
        <w:rPr>
          <w:sz w:val="24"/>
          <w:szCs w:val="24"/>
          <w:u w:val="none"/>
          <w:rPrChange w:author="Travis Haase" w:id="65" w:date="2026-02-02T14:31:19Z">
            <w:rPr>
              <w:sz w:val="24"/>
              <w:szCs w:val="24"/>
            </w:rPr>
          </w:rPrChange>
        </w:rPr>
        <w:pPrChange w:author="Travis Haase" w:id="0" w:date="2026-02-02T14:31:19Z">
          <w:pPr>
            <w:numPr>
              <w:ilvl w:val="0"/>
              <w:numId w:val="4"/>
            </w:numPr>
            <w:spacing w:after="160" w:line="303.7090909090909" w:lineRule="auto"/>
            <w:ind w:left="720" w:hanging="360"/>
          </w:pPr>
        </w:pPrChange>
      </w:pPr>
      <w:ins w:author="Travis Haase" w:id="64" w:date="2026-02-02T14:31:19Z">
        <w:r w:rsidDel="00000000" w:rsidR="00000000" w:rsidRPr="00000000">
          <w:rPr>
            <w:sz w:val="24"/>
            <w:szCs w:val="24"/>
            <w:rtl w:val="0"/>
          </w:rPr>
          <w:t xml:space="preserve">No.  A digital SKU is required though.  Here is the full documentation from Legato on the metadata requirements for upload:</w:t>
          <w:br w:type="textWrapping"/>
        </w:r>
        <w:r w:rsidDel="00000000" w:rsidR="00000000" w:rsidRPr="00000000">
          <w:fldChar w:fldCharType="begin"/>
        </w:r>
        <w:r w:rsidDel="00000000" w:rsidR="00000000" w:rsidRPr="00000000">
          <w:instrText xml:space="preserve">HYPERLINK "https://www.dropbox.com/scl/fi/g047cjnxxwp1n74hg4088/Legato-DMC-Metadata-Documentation.pdf?rlkey=venyaiiygqtp7bl2osuobztu8&amp;dl=0"</w:instrText>
        </w:r>
        <w:r w:rsidDel="00000000" w:rsidR="00000000" w:rsidRPr="00000000">
          <w:fldChar w:fldCharType="separate"/>
        </w:r>
        <w:r w:rsidDel="00000000" w:rsidR="00000000" w:rsidRPr="00000000">
          <w:rPr>
            <w:color w:val="1155cc"/>
            <w:sz w:val="24"/>
            <w:szCs w:val="24"/>
            <w:u w:val="single"/>
            <w:rtl w:val="0"/>
          </w:rPr>
          <w:t xml:space="preserve">https://www.dropbox.com/scl/fi/g047cjnxxwp1n74hg4088/Legato-DMC-Metadata-Documentation.pdf?rlkey=venyaiiygqtp7bl2osuobztu8&amp;dl=0</w:t>
        </w:r>
        <w:r w:rsidDel="00000000" w:rsidR="00000000" w:rsidRPr="00000000">
          <w:fldChar w:fldCharType="end"/>
        </w:r>
      </w:ins>
      <w:r w:rsidDel="00000000" w:rsidR="00000000" w:rsidRPr="00000000">
        <w:rPr>
          <w:rtl w:val="0"/>
        </w:rPr>
      </w:r>
    </w:p>
    <w:p w:rsidR="00000000" w:rsidDel="00000000" w:rsidP="00000000" w:rsidRDefault="00000000" w:rsidRPr="00000000" w14:paraId="00000081">
      <w:pPr>
        <w:numPr>
          <w:ilvl w:val="0"/>
          <w:numId w:val="4"/>
        </w:numPr>
        <w:spacing w:after="0" w:afterAutospacing="0" w:line="303.7090909090909" w:lineRule="auto"/>
        <w:ind w:left="720" w:hanging="360"/>
        <w:rPr>
          <w:ins w:author="Mendy Varga" w:id="66" w:date="2026-02-01T17:57:04Z"/>
          <w:sz w:val="24"/>
          <w:szCs w:val="24"/>
        </w:rPr>
      </w:pPr>
      <w:r w:rsidDel="00000000" w:rsidR="00000000" w:rsidRPr="00000000">
        <w:rPr>
          <w:sz w:val="24"/>
          <w:szCs w:val="24"/>
          <w:rtl w:val="0"/>
        </w:rPr>
        <w:t xml:space="preserve">For digital-only products that don't go through Legato (Path C in Janea terminology), is that a business decision or a technical limitation? Could a digital-only product go through Legato if you wanted it to?</w:t>
      </w:r>
      <w:ins w:author="Mendy Varga" w:id="66" w:date="2026-02-01T17:57:04Z">
        <w:r w:rsidDel="00000000" w:rsidR="00000000" w:rsidRPr="00000000">
          <w:rPr>
            <w:rtl w:val="0"/>
          </w:rPr>
        </w:r>
      </w:ins>
    </w:p>
    <w:p w:rsidR="00000000" w:rsidDel="00000000" w:rsidP="00000000" w:rsidRDefault="00000000" w:rsidRPr="00000000" w14:paraId="00000082">
      <w:pPr>
        <w:numPr>
          <w:ilvl w:val="1"/>
          <w:numId w:val="4"/>
        </w:numPr>
        <w:spacing w:after="0" w:afterAutospacing="0" w:line="303.7090909090909" w:lineRule="auto"/>
        <w:ind w:left="1440" w:hanging="360"/>
        <w:rPr>
          <w:sz w:val="24"/>
          <w:szCs w:val="24"/>
          <w:u w:val="none"/>
          <w:rPrChange w:author="Mendy Varga" w:id="68" w:date="2026-02-01T17:57:04Z">
            <w:rPr>
              <w:sz w:val="24"/>
              <w:szCs w:val="24"/>
            </w:rPr>
          </w:rPrChange>
        </w:rPr>
        <w:pPrChange w:author="Mendy Varga" w:id="0" w:date="2026-02-01T17:57:04Z">
          <w:pPr>
            <w:numPr>
              <w:ilvl w:val="0"/>
              <w:numId w:val="4"/>
            </w:numPr>
            <w:spacing w:after="160" w:line="303.7090909090909" w:lineRule="auto"/>
            <w:ind w:left="720" w:hanging="360"/>
          </w:pPr>
        </w:pPrChange>
      </w:pPr>
      <w:ins w:author="Mendy Varga" w:id="66" w:date="2026-02-01T17:57:04Z">
        <w:r w:rsidDel="00000000" w:rsidR="00000000" w:rsidRPr="00000000">
          <w:rPr>
            <w:sz w:val="24"/>
            <w:szCs w:val="24"/>
            <w:rtl w:val="0"/>
          </w:rPr>
          <w:t xml:space="preserve">Answer: this is a business decision not to go through Legato</w:t>
        </w:r>
      </w:ins>
      <w:ins w:author="Travis Haase" w:id="67" w:date="2026-02-02T14:33:49Z">
        <w:r w:rsidDel="00000000" w:rsidR="00000000" w:rsidRPr="00000000">
          <w:rPr>
            <w:sz w:val="24"/>
            <w:szCs w:val="24"/>
            <w:rtl w:val="0"/>
          </w:rPr>
          <w:t xml:space="preserve">.  Yes a digital-only product can go through Legato.</w:t>
        </w:r>
      </w:ins>
      <w:r w:rsidDel="00000000" w:rsidR="00000000" w:rsidRPr="00000000">
        <w:rPr>
          <w:rtl w:val="0"/>
        </w:rPr>
      </w:r>
    </w:p>
    <w:p w:rsidR="00000000" w:rsidDel="00000000" w:rsidP="00000000" w:rsidRDefault="00000000" w:rsidRPr="00000000" w14:paraId="00000083">
      <w:pPr>
        <w:numPr>
          <w:ilvl w:val="0"/>
          <w:numId w:val="4"/>
        </w:numPr>
        <w:spacing w:after="0" w:afterAutospacing="0" w:line="303.7090909090909" w:lineRule="auto"/>
        <w:ind w:left="720" w:hanging="360"/>
        <w:rPr>
          <w:ins w:author="Travis Haase" w:id="69" w:date="2026-02-02T14:34:11Z"/>
          <w:sz w:val="24"/>
          <w:szCs w:val="24"/>
        </w:rPr>
      </w:pPr>
      <w:r w:rsidDel="00000000" w:rsidR="00000000" w:rsidRPr="00000000">
        <w:rPr>
          <w:sz w:val="24"/>
          <w:szCs w:val="24"/>
          <w:rtl w:val="0"/>
        </w:rPr>
        <w:t xml:space="preserve">If we removed the dummy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requirement, would anything break in the Legato integration, or is Legato only aware of the digital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anyway?</w:t>
      </w:r>
      <w:ins w:author="Travis Haase" w:id="69" w:date="2026-02-02T14:34:11Z">
        <w:r w:rsidDel="00000000" w:rsidR="00000000" w:rsidRPr="00000000">
          <w:rPr>
            <w:sz w:val="24"/>
            <w:szCs w:val="24"/>
            <w:rtl w:val="0"/>
          </w:rPr>
          <w:br w:type="textWrapping"/>
          <w:t xml:space="preserve">Answer:</w:t>
        </w:r>
      </w:ins>
    </w:p>
    <w:p w:rsidR="00000000" w:rsidDel="00000000" w:rsidP="00000000" w:rsidRDefault="00000000" w:rsidRPr="00000000" w14:paraId="00000084">
      <w:pPr>
        <w:numPr>
          <w:ilvl w:val="1"/>
          <w:numId w:val="4"/>
        </w:numPr>
        <w:spacing w:after="160" w:line="303.7090909090909" w:lineRule="auto"/>
        <w:ind w:left="1440" w:hanging="360"/>
        <w:rPr>
          <w:sz w:val="24"/>
          <w:szCs w:val="24"/>
          <w:u w:val="none"/>
          <w:rPrChange w:author="Travis Haase" w:id="70" w:date="2026-02-02T14:34:09Z">
            <w:rPr>
              <w:sz w:val="24"/>
              <w:szCs w:val="24"/>
            </w:rPr>
          </w:rPrChange>
        </w:rPr>
        <w:pPrChange w:author="Travis Haase" w:id="0" w:date="2026-02-02T14:34:09Z">
          <w:pPr>
            <w:numPr>
              <w:ilvl w:val="0"/>
              <w:numId w:val="4"/>
            </w:numPr>
            <w:spacing w:after="160" w:line="303.7090909090909" w:lineRule="auto"/>
            <w:ind w:left="720" w:hanging="360"/>
          </w:pPr>
        </w:pPrChange>
      </w:pPr>
      <w:ins w:author="Travis Haase" w:id="69" w:date="2026-02-02T14:34:11Z">
        <w:r w:rsidDel="00000000" w:rsidR="00000000" w:rsidRPr="00000000">
          <w:rPr>
            <w:sz w:val="24"/>
            <w:szCs w:val="24"/>
            <w:rtl w:val="0"/>
          </w:rPr>
          <w:t xml:space="preserve">Nothing would break.  Legato only cares about the digital sku.  The dummy sku is something internal to Alfred.</w:t>
        </w:r>
      </w:ins>
      <w:r w:rsidDel="00000000" w:rsidR="00000000" w:rsidRPr="00000000">
        <w:rPr>
          <w:rtl w:val="0"/>
        </w:rPr>
      </w:r>
    </w:p>
    <w:p w:rsidR="00000000" w:rsidDel="00000000" w:rsidP="00000000" w:rsidRDefault="00000000" w:rsidRPr="00000000" w14:paraId="00000085">
      <w:pPr>
        <w:pStyle w:val="Heading2"/>
        <w:keepNext w:val="0"/>
        <w:keepLines w:val="0"/>
        <w:spacing w:after="80" w:before="160" w:line="227.29447058823527" w:lineRule="auto"/>
        <w:rPr>
          <w:b w:val="1"/>
          <w:bCs w:val="1"/>
          <w:sz w:val="28"/>
          <w:szCs w:val="28"/>
        </w:rPr>
      </w:pPr>
      <w:bookmarkStart w:colFirst="0" w:colLast="0" w:name="_h2u6jbj36b65" w:id="7"/>
      <w:bookmarkEnd w:id="7"/>
      <w:r w:rsidDel="00000000" w:rsidR="00000000" w:rsidRPr="00000000">
        <w:rPr>
          <w:b w:val="1"/>
          <w:bCs w:val="1"/>
          <w:sz w:val="28"/>
          <w:szCs w:val="28"/>
          <w:rtl w:val="0"/>
        </w:rPr>
        <w:t xml:space="preserve">Section 7: Downstream Reporting and Finance</w:t>
      </w:r>
    </w:p>
    <w:p w:rsidR="00000000" w:rsidDel="00000000" w:rsidP="00000000" w:rsidRDefault="00000000" w:rsidRPr="00000000" w14:paraId="00000086">
      <w:pPr>
        <w:numPr>
          <w:ilvl w:val="0"/>
          <w:numId w:val="11"/>
        </w:numPr>
        <w:spacing w:after="0" w:afterAutospacing="0" w:line="303.7090909090909" w:lineRule="auto"/>
        <w:ind w:left="720" w:hanging="360"/>
        <w:rPr>
          <w:ins w:author="Mendy Varga" w:id="71" w:date="2026-02-01T17:57:49Z"/>
          <w:sz w:val="24"/>
          <w:szCs w:val="24"/>
        </w:rPr>
      </w:pPr>
      <w:r w:rsidDel="00000000" w:rsidR="00000000" w:rsidRPr="00000000">
        <w:rPr>
          <w:sz w:val="24"/>
          <w:szCs w:val="24"/>
          <w:rtl w:val="0"/>
        </w:rPr>
        <w:t xml:space="preserve">Are there financial reports, royalty calculations, or analytics dashboards that assume every digital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has a parent physical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Would digital-first products show up correctly in existing reports?</w:t>
      </w:r>
      <w:ins w:author="Mendy Varga" w:id="71" w:date="2026-02-01T17:57:49Z">
        <w:r w:rsidDel="00000000" w:rsidR="00000000" w:rsidRPr="00000000">
          <w:rPr>
            <w:rtl w:val="0"/>
          </w:rPr>
        </w:r>
      </w:ins>
    </w:p>
    <w:p w:rsidR="00000000" w:rsidDel="00000000" w:rsidP="00000000" w:rsidRDefault="00000000" w:rsidRPr="00000000" w14:paraId="00000087">
      <w:pPr>
        <w:numPr>
          <w:ilvl w:val="1"/>
          <w:numId w:val="11"/>
        </w:numPr>
        <w:spacing w:after="0" w:afterAutospacing="0" w:line="303.7090909090909" w:lineRule="auto"/>
        <w:ind w:left="1440" w:hanging="360"/>
        <w:rPr>
          <w:sz w:val="24"/>
          <w:szCs w:val="24"/>
          <w:u w:val="none"/>
          <w:rPrChange w:author="Mendy Varga" w:id="72" w:date="2026-02-01T17:57:49Z">
            <w:rPr>
              <w:sz w:val="24"/>
              <w:szCs w:val="24"/>
            </w:rPr>
          </w:rPrChange>
        </w:rPr>
        <w:pPrChange w:author="Mendy Varga" w:id="0" w:date="2026-02-01T17:57:49Z">
          <w:pPr>
            <w:numPr>
              <w:ilvl w:val="0"/>
              <w:numId w:val="11"/>
            </w:numPr>
            <w:spacing w:after="160" w:line="303.7090909090909" w:lineRule="auto"/>
            <w:ind w:left="720" w:hanging="360"/>
          </w:pPr>
        </w:pPrChange>
      </w:pPr>
      <w:ins w:author="Mendy Varga" w:id="71" w:date="2026-02-01T17:57:49Z">
        <w:r w:rsidDel="00000000" w:rsidR="00000000" w:rsidRPr="00000000">
          <w:rPr>
            <w:sz w:val="24"/>
            <w:szCs w:val="24"/>
            <w:rtl w:val="0"/>
          </w:rPr>
          <w:t xml:space="preserve">Answer: I don’t believe there is any need for every SKU to have a parent physical SKU</w:t>
        </w:r>
      </w:ins>
      <w:r w:rsidDel="00000000" w:rsidR="00000000" w:rsidRPr="00000000">
        <w:rPr>
          <w:rtl w:val="0"/>
        </w:rPr>
      </w:r>
    </w:p>
    <w:p w:rsidR="00000000" w:rsidDel="00000000" w:rsidP="00000000" w:rsidRDefault="00000000" w:rsidRPr="00000000" w14:paraId="00000088">
      <w:pPr>
        <w:numPr>
          <w:ilvl w:val="0"/>
          <w:numId w:val="11"/>
        </w:numPr>
        <w:spacing w:after="0" w:afterAutospacing="0" w:line="303.7090909090909" w:lineRule="auto"/>
        <w:ind w:left="720" w:hanging="360"/>
        <w:rPr>
          <w:ins w:author="Mendy Varga" w:id="73" w:date="2026-02-01T18:03:27Z"/>
          <w:sz w:val="24"/>
          <w:szCs w:val="24"/>
        </w:rPr>
      </w:pPr>
      <w:r w:rsidDel="00000000" w:rsidR="00000000" w:rsidRPr="00000000">
        <w:rPr>
          <w:sz w:val="24"/>
          <w:szCs w:val="24"/>
          <w:rtl w:val="0"/>
        </w:rPr>
        <w:t xml:space="preserve">How does the royalty payment calculation work? Does it trace back to the physical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to determine who gets paid, or does it use the digital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directly?</w:t>
      </w:r>
      <w:ins w:author="Mendy Varga" w:id="73" w:date="2026-02-01T18:03:27Z">
        <w:r w:rsidDel="00000000" w:rsidR="00000000" w:rsidRPr="00000000">
          <w:rPr>
            <w:rtl w:val="0"/>
          </w:rPr>
        </w:r>
      </w:ins>
    </w:p>
    <w:p w:rsidR="00000000" w:rsidDel="00000000" w:rsidP="00000000" w:rsidRDefault="00000000" w:rsidRPr="00000000" w14:paraId="00000089">
      <w:pPr>
        <w:numPr>
          <w:ilvl w:val="1"/>
          <w:numId w:val="11"/>
        </w:numPr>
        <w:spacing w:after="0" w:afterAutospacing="0" w:line="303.7090909090909" w:lineRule="auto"/>
        <w:ind w:left="1440" w:hanging="360"/>
        <w:rPr>
          <w:sz w:val="24"/>
          <w:szCs w:val="24"/>
          <w:u w:val="none"/>
          <w:rPrChange w:author="Mendy Varga" w:id="74" w:date="2026-02-01T18:03:27Z">
            <w:rPr>
              <w:sz w:val="24"/>
              <w:szCs w:val="24"/>
            </w:rPr>
          </w:rPrChange>
        </w:rPr>
        <w:pPrChange w:author="Mendy Varga" w:id="0" w:date="2026-02-01T18:03:27Z">
          <w:pPr>
            <w:numPr>
              <w:ilvl w:val="0"/>
              <w:numId w:val="11"/>
            </w:numPr>
            <w:spacing w:after="160" w:line="303.7090909090909" w:lineRule="auto"/>
            <w:ind w:left="720" w:hanging="360"/>
          </w:pPr>
        </w:pPrChange>
      </w:pPr>
      <w:ins w:author="Mendy Varga" w:id="73" w:date="2026-02-01T18:03:27Z">
        <w:r w:rsidDel="00000000" w:rsidR="00000000" w:rsidRPr="00000000">
          <w:rPr>
            <w:sz w:val="24"/>
            <w:szCs w:val="24"/>
            <w:rtl w:val="0"/>
          </w:rPr>
          <w:t xml:space="preserve">Answer: the digital sku is programmed separately, it is not related to the physical sku</w:t>
        </w:r>
      </w:ins>
      <w:r w:rsidDel="00000000" w:rsidR="00000000" w:rsidRPr="00000000">
        <w:rPr>
          <w:rtl w:val="0"/>
        </w:rPr>
      </w:r>
    </w:p>
    <w:p w:rsidR="00000000" w:rsidDel="00000000" w:rsidP="00000000" w:rsidRDefault="00000000" w:rsidRPr="00000000" w14:paraId="0000008A">
      <w:pPr>
        <w:numPr>
          <w:ilvl w:val="0"/>
          <w:numId w:val="11"/>
        </w:numPr>
        <w:spacing w:after="0" w:afterAutospacing="0" w:line="303.7090909090909" w:lineRule="auto"/>
        <w:ind w:left="720" w:hanging="360"/>
        <w:rPr>
          <w:ins w:author="Mendy Varga" w:id="75" w:date="2026-02-01T17:58:24Z"/>
          <w:sz w:val="24"/>
          <w:szCs w:val="24"/>
        </w:rPr>
      </w:pPr>
      <w:r w:rsidDel="00000000" w:rsidR="00000000" w:rsidRPr="00000000">
        <w:rPr>
          <w:sz w:val="24"/>
          <w:szCs w:val="24"/>
          <w:rtl w:val="0"/>
        </w:rPr>
        <w:t xml:space="preserve">Are there any tax, accounting, or legal systems that reference the physical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for digital sales?</w:t>
      </w:r>
      <w:ins w:author="Mendy Varga" w:id="75" w:date="2026-02-01T17:58:24Z">
        <w:r w:rsidDel="00000000" w:rsidR="00000000" w:rsidRPr="00000000">
          <w:rPr>
            <w:rtl w:val="0"/>
          </w:rPr>
        </w:r>
      </w:ins>
    </w:p>
    <w:p w:rsidR="00000000" w:rsidDel="00000000" w:rsidP="00000000" w:rsidRDefault="00000000" w:rsidRPr="00000000" w14:paraId="0000008B">
      <w:pPr>
        <w:numPr>
          <w:ilvl w:val="1"/>
          <w:numId w:val="11"/>
        </w:numPr>
        <w:spacing w:after="160" w:line="303.7090909090909" w:lineRule="auto"/>
        <w:ind w:left="1440" w:hanging="360"/>
        <w:rPr>
          <w:sz w:val="24"/>
          <w:szCs w:val="24"/>
          <w:u w:val="none"/>
          <w:rPrChange w:author="Mendy Varga" w:id="76" w:date="2026-02-01T17:58:24Z">
            <w:rPr>
              <w:sz w:val="24"/>
              <w:szCs w:val="24"/>
            </w:rPr>
          </w:rPrChange>
        </w:rPr>
        <w:pPrChange w:author="Mendy Varga" w:id="0" w:date="2026-02-01T17:58:24Z">
          <w:pPr>
            <w:numPr>
              <w:ilvl w:val="0"/>
              <w:numId w:val="11"/>
            </w:numPr>
            <w:spacing w:after="160" w:line="303.7090909090909" w:lineRule="auto"/>
            <w:ind w:left="720" w:hanging="360"/>
          </w:pPr>
        </w:pPrChange>
      </w:pPr>
      <w:ins w:author="Mendy Varga" w:id="75" w:date="2026-02-01T17:58:24Z">
        <w:r w:rsidDel="00000000" w:rsidR="00000000" w:rsidRPr="00000000">
          <w:rPr>
            <w:sz w:val="24"/>
            <w:szCs w:val="24"/>
            <w:rtl w:val="0"/>
          </w:rPr>
          <w:t xml:space="preserve">Answer: I don’t believe so</w:t>
        </w:r>
      </w:ins>
      <w:r w:rsidDel="00000000" w:rsidR="00000000" w:rsidRPr="00000000">
        <w:rPr>
          <w:rtl w:val="0"/>
        </w:rPr>
      </w:r>
    </w:p>
    <w:p w:rsidR="00000000" w:rsidDel="00000000" w:rsidP="00000000" w:rsidRDefault="00000000" w:rsidRPr="00000000" w14:paraId="0000008C">
      <w:pPr>
        <w:spacing w:after="160" w:line="303.7090909090909"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before="160" w:line="227.29447058823527" w:lineRule="auto"/>
        <w:rPr>
          <w:b w:val="1"/>
          <w:bCs w:val="1"/>
          <w:sz w:val="28"/>
          <w:szCs w:val="28"/>
        </w:rPr>
      </w:pPr>
      <w:bookmarkStart w:colFirst="0" w:colLast="0" w:name="_jff5b9cfyo96" w:id="8"/>
      <w:bookmarkEnd w:id="8"/>
      <w:r w:rsidDel="00000000" w:rsidR="00000000" w:rsidRPr="00000000">
        <w:rPr>
          <w:b w:val="1"/>
          <w:bCs w:val="1"/>
          <w:sz w:val="28"/>
          <w:szCs w:val="28"/>
          <w:rtl w:val="0"/>
        </w:rPr>
        <w:t xml:space="preserve">Section 8: Historical Data and Migration</w:t>
      </w:r>
    </w:p>
    <w:p w:rsidR="00000000" w:rsidDel="00000000" w:rsidP="00000000" w:rsidRDefault="00000000" w:rsidRPr="00000000" w14:paraId="0000008E">
      <w:pPr>
        <w:numPr>
          <w:ilvl w:val="0"/>
          <w:numId w:val="9"/>
        </w:numPr>
        <w:spacing w:after="0" w:afterAutospacing="0" w:line="303.7090909090909" w:lineRule="auto"/>
        <w:ind w:left="720" w:hanging="360"/>
        <w:rPr>
          <w:sz w:val="24"/>
          <w:szCs w:val="24"/>
          <w:rPrChange w:author="Travis Haase" w:id="78" w:date="2026-02-02T14:36:17Z">
            <w:rPr>
              <w:sz w:val="24"/>
              <w:szCs w:val="24"/>
            </w:rPr>
          </w:rPrChange>
        </w:rPr>
        <w:pPrChange w:author="Travis Haase" w:id="0" w:date="2026-02-02T14:36:17Z">
          <w:pPr>
            <w:numPr>
              <w:ilvl w:val="0"/>
              <w:numId w:val="9"/>
            </w:numPr>
            <w:spacing w:after="160" w:line="303.7090909090909" w:lineRule="auto"/>
            <w:ind w:left="720" w:hanging="360"/>
          </w:pPr>
        </w:pPrChange>
      </w:pPr>
      <w:r w:rsidDel="00000000" w:rsidR="00000000" w:rsidRPr="00000000">
        <w:rPr>
          <w:sz w:val="24"/>
          <w:szCs w:val="24"/>
          <w:rtl w:val="0"/>
        </w:rPr>
        <w:t xml:space="preserve">How many digital-only products (with dummy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s) exist today? If we changed the model, would we need to migrate those, or could old products stay as-is while new products use the new model?</w:t>
      </w:r>
      <w:ins w:author="Travis Haase" w:id="77" w:date="2026-02-02T14:36:19Z">
        <w:r w:rsidDel="00000000" w:rsidR="00000000" w:rsidRPr="00000000">
          <w:rPr>
            <w:sz w:val="24"/>
            <w:szCs w:val="24"/>
            <w:rtl w:val="0"/>
          </w:rPr>
          <w:br w:type="textWrapping"/>
          <w:t xml:space="preserve">Answer: About 500.  I believe these could stay as-is while new products use the new model.</w:t>
        </w:r>
      </w:ins>
      <w:r w:rsidDel="00000000" w:rsidR="00000000" w:rsidRPr="00000000">
        <w:rPr>
          <w:rtl w:val="0"/>
        </w:rPr>
      </w:r>
    </w:p>
    <w:p w:rsidR="00000000" w:rsidDel="00000000" w:rsidP="00000000" w:rsidRDefault="00000000" w:rsidRPr="00000000" w14:paraId="0000008F">
      <w:pPr>
        <w:numPr>
          <w:ilvl w:val="0"/>
          <w:numId w:val="9"/>
        </w:numPr>
        <w:spacing w:after="0" w:afterAutospacing="0" w:line="303.7090909090909" w:lineRule="auto"/>
        <w:ind w:left="720" w:hanging="360"/>
        <w:rPr>
          <w:ins w:author="Mendy Varga" w:id="79" w:date="2026-02-01T18:39:38Z"/>
          <w:sz w:val="24"/>
          <w:szCs w:val="24"/>
        </w:rPr>
      </w:pPr>
      <w:r w:rsidDel="00000000" w:rsidR="00000000" w:rsidRPr="00000000">
        <w:rPr>
          <w:sz w:val="24"/>
          <w:szCs w:val="24"/>
          <w:rtl w:val="0"/>
        </w:rPr>
        <w:t xml:space="preserve">Are there any products where the dummy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is referenced elsewhere — in contracts, printed catalogs, dealer agreements, or customer-facing materials?</w:t>
      </w:r>
      <w:ins w:author="Mendy Varga" w:id="79" w:date="2026-02-01T18:39:38Z">
        <w:r w:rsidDel="00000000" w:rsidR="00000000" w:rsidRPr="00000000">
          <w:rPr>
            <w:rtl w:val="0"/>
          </w:rPr>
        </w:r>
      </w:ins>
    </w:p>
    <w:p w:rsidR="00000000" w:rsidDel="00000000" w:rsidP="00000000" w:rsidRDefault="00000000" w:rsidRPr="00000000" w14:paraId="00000090">
      <w:pPr>
        <w:spacing w:after="160" w:line="303.7090909090909"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Change w:author="Mendy Varga" w:id="80" w:date="2026-02-01T18:39:38Z">
            <w:rPr>
              <w:sz w:val="24"/>
              <w:szCs w:val="24"/>
            </w:rPr>
          </w:rPrChange>
        </w:rPr>
        <w:pPrChange w:author="Mendy Varga" w:id="0" w:date="2026-02-01T18:39:38Z">
          <w:pPr>
            <w:numPr>
              <w:ilvl w:val="0"/>
              <w:numId w:val="9"/>
            </w:numPr>
            <w:spacing w:after="160" w:line="303.7090909090909" w:lineRule="auto"/>
            <w:ind w:left="720" w:hanging="360"/>
          </w:pPr>
        </w:pPrChange>
      </w:pPr>
      <w:ins w:author="Mendy Varga" w:id="79" w:date="2026-02-01T18:39:38Z">
        <w:r w:rsidDel="00000000" w:rsidR="00000000" w:rsidRPr="00000000">
          <w:rPr>
            <w:sz w:val="24"/>
            <w:szCs w:val="24"/>
            <w:rtl w:val="0"/>
          </w:rPr>
          <w:t xml:space="preserve">Answer: No, dummy sku’s are only referenced internally</w:t>
        </w:r>
      </w:ins>
      <w:r w:rsidDel="00000000" w:rsidR="00000000" w:rsidRPr="00000000">
        <w:rPr>
          <w:rtl w:val="0"/>
        </w:rPr>
      </w:r>
    </w:p>
    <w:p w:rsidR="00000000" w:rsidDel="00000000" w:rsidP="00000000" w:rsidRDefault="00000000" w:rsidRPr="00000000" w14:paraId="00000091">
      <w:pPr>
        <w:spacing w:after="160" w:line="303.7090909090909"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before="160" w:line="227.29447058823527" w:lineRule="auto"/>
        <w:rPr>
          <w:b w:val="1"/>
          <w:bCs w:val="1"/>
          <w:sz w:val="28"/>
          <w:szCs w:val="28"/>
        </w:rPr>
      </w:pPr>
      <w:bookmarkStart w:colFirst="0" w:colLast="0" w:name="_ndmyc56tnuvh" w:id="9"/>
      <w:bookmarkEnd w:id="9"/>
      <w:r w:rsidDel="00000000" w:rsidR="00000000" w:rsidRPr="00000000">
        <w:rPr>
          <w:b w:val="1"/>
          <w:bCs w:val="1"/>
          <w:sz w:val="28"/>
          <w:szCs w:val="28"/>
          <w:rtl w:val="0"/>
        </w:rPr>
        <w:t xml:space="preserve">Section 9: Exploring the “Possible"</w:t>
      </w:r>
    </w:p>
    <w:p w:rsidR="00000000" w:rsidDel="00000000" w:rsidP="00000000" w:rsidRDefault="00000000" w:rsidRPr="00000000" w14:paraId="00000093">
      <w:pPr>
        <w:numPr>
          <w:ilvl w:val="0"/>
          <w:numId w:val="3"/>
        </w:numPr>
        <w:spacing w:after="0" w:afterAutospacing="0" w:line="303.7090909090909" w:lineRule="auto"/>
        <w:ind w:left="720" w:hanging="360"/>
        <w:rPr>
          <w:ins w:author="Travis Haase" w:id="81" w:date="2026-02-02T14:36:55Z"/>
          <w:sz w:val="24"/>
          <w:szCs w:val="24"/>
        </w:rPr>
      </w:pPr>
      <w:r w:rsidDel="00000000" w:rsidR="00000000" w:rsidRPr="00000000">
        <w:rPr>
          <w:sz w:val="24"/>
          <w:szCs w:val="24"/>
          <w:rtl w:val="0"/>
        </w:rPr>
        <w:t xml:space="preserve">Has anyone at Alfred ever attempted to create a digital product without a dummy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even as a test? What happened?</w:t>
      </w:r>
      <w:ins w:author="Travis Haase" w:id="81" w:date="2026-02-02T14:36:55Z">
        <w:r w:rsidDel="00000000" w:rsidR="00000000" w:rsidRPr="00000000">
          <w:rPr>
            <w:sz w:val="24"/>
            <w:szCs w:val="24"/>
            <w:rtl w:val="0"/>
          </w:rPr>
          <w:br w:type="textWrapping"/>
          <w:t xml:space="preserve">Answer: </w:t>
        </w:r>
      </w:ins>
    </w:p>
    <w:p w:rsidR="00000000" w:rsidDel="00000000" w:rsidP="00000000" w:rsidRDefault="00000000" w:rsidRPr="00000000" w14:paraId="00000094">
      <w:pPr>
        <w:numPr>
          <w:ilvl w:val="1"/>
          <w:numId w:val="3"/>
        </w:numPr>
        <w:spacing w:after="0" w:afterAutospacing="0" w:line="303.7090909090909" w:lineRule="auto"/>
        <w:ind w:left="1440" w:hanging="360"/>
        <w:rPr>
          <w:ins w:author="Travis Haase" w:id="81" w:date="2026-02-02T14:36:55Z"/>
          <w:sz w:val="24"/>
          <w:szCs w:val="24"/>
          <w:u w:val="none"/>
        </w:rPr>
      </w:pPr>
      <w:ins w:author="Travis Haase" w:id="81" w:date="2026-02-02T14:36:55Z">
        <w:r w:rsidDel="00000000" w:rsidR="00000000" w:rsidRPr="00000000">
          <w:rPr>
            <w:sz w:val="24"/>
            <w:szCs w:val="24"/>
            <w:rtl w:val="0"/>
          </w:rPr>
          <w:t xml:space="preserve">We actually have some products with no dummy sku, and instead the refsku is something like “Piano”.  These publications didn’t have a physical relation.  These were done before </w:t>
        </w:r>
        <w:r w:rsidDel="00000000" w:rsidR="00000000" w:rsidRPr="00000000">
          <w:fldChar w:fldCharType="begin"/>
        </w:r>
        <w:r w:rsidDel="00000000" w:rsidR="00000000" w:rsidRPr="00000000">
          <w:instrText xml:space="preserve">HYPERLINK "http://portal.alfred.com"</w:instrText>
        </w:r>
        <w:r w:rsidDel="00000000" w:rsidR="00000000" w:rsidRPr="00000000">
          <w:fldChar w:fldCharType="separate"/>
        </w:r>
        <w:r w:rsidDel="00000000" w:rsidR="00000000" w:rsidRPr="00000000">
          <w:rPr>
            <w:color w:val="1155cc"/>
            <w:sz w:val="24"/>
            <w:szCs w:val="24"/>
            <w:u w:val="single"/>
            <w:rtl w:val="0"/>
          </w:rPr>
          <w:t xml:space="preserve">portal.alfred.com</w:t>
        </w:r>
        <w:r w:rsidDel="00000000" w:rsidR="00000000" w:rsidRPr="00000000">
          <w:fldChar w:fldCharType="end"/>
        </w:r>
        <w:r w:rsidDel="00000000" w:rsidR="00000000" w:rsidRPr="00000000">
          <w:rPr>
            <w:sz w:val="24"/>
            <w:szCs w:val="24"/>
            <w:rtl w:val="0"/>
          </w:rPr>
          <w:t xml:space="preserve"> was built, however.</w:t>
        </w:r>
      </w:ins>
    </w:p>
    <w:p w:rsidR="00000000" w:rsidDel="00000000" w:rsidP="00000000" w:rsidRDefault="00000000" w:rsidRPr="00000000" w14:paraId="00000095">
      <w:pPr>
        <w:numPr>
          <w:ilvl w:val="1"/>
          <w:numId w:val="3"/>
        </w:numPr>
        <w:spacing w:after="0" w:afterAutospacing="0" w:line="303.7090909090909" w:lineRule="auto"/>
        <w:ind w:left="1440" w:hanging="360"/>
        <w:rPr>
          <w:sz w:val="24"/>
          <w:szCs w:val="24"/>
          <w:u w:val="none"/>
          <w:rPrChange w:author="Travis Haase" w:id="82" w:date="2026-02-02T14:36:52Z">
            <w:rPr>
              <w:sz w:val="24"/>
              <w:szCs w:val="24"/>
            </w:rPr>
          </w:rPrChange>
        </w:rPr>
        <w:pPrChange w:author="Travis Haase" w:id="0" w:date="2026-02-02T14:36:52Z">
          <w:pPr>
            <w:numPr>
              <w:ilvl w:val="0"/>
              <w:numId w:val="3"/>
            </w:numPr>
            <w:spacing w:after="160" w:line="303.7090909090909" w:lineRule="auto"/>
            <w:ind w:left="720" w:hanging="360"/>
          </w:pPr>
        </w:pPrChange>
      </w:pPr>
      <w:ins w:author="Travis Haase" w:id="81" w:date="2026-02-02T14:36:55Z">
        <w:r w:rsidDel="00000000" w:rsidR="00000000" w:rsidRPr="00000000">
          <w:rPr>
            <w:sz w:val="24"/>
            <w:szCs w:val="24"/>
            <w:rtl w:val="0"/>
          </w:rPr>
          <w:t xml:space="preserve">We can currently upload without a dummy sku for books/sheets, but the website logic, I believe, will have some issues.  We’d have to test it.  We cannot upload without a refsku/dummy sku for Performance or Choral music because </w:t>
        </w:r>
        <w:r w:rsidDel="00000000" w:rsidR="00000000" w:rsidRPr="00000000">
          <w:fldChar w:fldCharType="begin"/>
        </w:r>
        <w:r w:rsidDel="00000000" w:rsidR="00000000" w:rsidRPr="00000000">
          <w:instrText xml:space="preserve">HYPERLINK "http://portal.alfred.com"</w:instrText>
        </w:r>
        <w:r w:rsidDel="00000000" w:rsidR="00000000" w:rsidRPr="00000000">
          <w:fldChar w:fldCharType="separate"/>
        </w:r>
        <w:r w:rsidDel="00000000" w:rsidR="00000000" w:rsidRPr="00000000">
          <w:rPr>
            <w:color w:val="1155cc"/>
            <w:sz w:val="24"/>
            <w:szCs w:val="24"/>
            <w:u w:val="single"/>
            <w:rtl w:val="0"/>
          </w:rPr>
          <w:t xml:space="preserve">portal.alfred.com</w:t>
        </w:r>
        <w:r w:rsidDel="00000000" w:rsidR="00000000" w:rsidRPr="00000000">
          <w:fldChar w:fldCharType="end"/>
        </w:r>
        <w:r w:rsidDel="00000000" w:rsidR="00000000" w:rsidRPr="00000000">
          <w:rPr>
            <w:sz w:val="24"/>
            <w:szCs w:val="24"/>
            <w:rtl w:val="0"/>
          </w:rPr>
          <w:t xml:space="preserve"> is pulling data based on the refsku/dummy sku from the FileMaker SQL nightly download, the AS400 system, and the Royalty system.</w:t>
        </w:r>
      </w:ins>
      <w:r w:rsidDel="00000000" w:rsidR="00000000" w:rsidRPr="00000000">
        <w:rPr>
          <w:rtl w:val="0"/>
        </w:rPr>
      </w:r>
    </w:p>
    <w:p w:rsidR="00000000" w:rsidDel="00000000" w:rsidP="00000000" w:rsidRDefault="00000000" w:rsidRPr="00000000" w14:paraId="00000096">
      <w:pPr>
        <w:numPr>
          <w:ilvl w:val="0"/>
          <w:numId w:val="3"/>
        </w:numPr>
        <w:spacing w:after="0" w:afterAutospacing="0" w:line="303.7090909090909" w:lineRule="auto"/>
        <w:ind w:left="720" w:hanging="360"/>
        <w:rPr>
          <w:ins w:author="Travis Haase" w:id="83" w:date="2026-02-02T14:40:46Z"/>
          <w:sz w:val="24"/>
          <w:szCs w:val="24"/>
        </w:rPr>
      </w:pPr>
      <w:r w:rsidDel="00000000" w:rsidR="00000000" w:rsidRPr="00000000">
        <w:rPr>
          <w:sz w:val="24"/>
          <w:szCs w:val="24"/>
          <w:rtl w:val="0"/>
        </w:rPr>
        <w:t xml:space="preserve">If we could wave a magic wand and remove the dummy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requirement tomorrow, what's your gut feeling on what would break first?</w:t>
      </w:r>
      <w:ins w:author="Travis Haase" w:id="83" w:date="2026-02-02T14:40:46Z">
        <w:r w:rsidDel="00000000" w:rsidR="00000000" w:rsidRPr="00000000">
          <w:rPr>
            <w:sz w:val="24"/>
            <w:szCs w:val="24"/>
            <w:rtl w:val="0"/>
          </w:rPr>
          <w:br w:type="textWrapping"/>
          <w:t xml:space="preserve">Answer:</w:t>
        </w:r>
      </w:ins>
    </w:p>
    <w:p w:rsidR="00000000" w:rsidDel="00000000" w:rsidP="00000000" w:rsidRDefault="00000000" w:rsidRPr="00000000" w14:paraId="00000097">
      <w:pPr>
        <w:numPr>
          <w:ilvl w:val="1"/>
          <w:numId w:val="3"/>
        </w:numPr>
        <w:spacing w:after="0" w:afterAutospacing="0" w:line="303.7090909090909" w:lineRule="auto"/>
        <w:ind w:left="1440" w:hanging="360"/>
        <w:rPr>
          <w:ins w:author="Travis Haase" w:id="83" w:date="2026-02-02T14:40:46Z"/>
          <w:sz w:val="24"/>
          <w:szCs w:val="24"/>
          <w:u w:val="none"/>
        </w:rPr>
      </w:pPr>
      <w:ins w:author="Travis Haase" w:id="83" w:date="2026-02-02T14:40:46Z">
        <w:r w:rsidDel="00000000" w:rsidR="00000000" w:rsidRPr="00000000">
          <w:rPr>
            <w:sz w:val="24"/>
            <w:szCs w:val="24"/>
            <w:rtl w:val="0"/>
          </w:rPr>
          <w:t xml:space="preserve">Performance and Choral music wouldn’t work.</w:t>
        </w:r>
      </w:ins>
    </w:p>
    <w:p w:rsidR="00000000" w:rsidDel="00000000" w:rsidP="00000000" w:rsidRDefault="00000000" w:rsidRPr="00000000" w14:paraId="00000098">
      <w:pPr>
        <w:numPr>
          <w:ilvl w:val="1"/>
          <w:numId w:val="3"/>
        </w:numPr>
        <w:spacing w:after="0" w:afterAutospacing="0" w:line="303.7090909090909" w:lineRule="auto"/>
        <w:ind w:left="1440" w:hanging="360"/>
        <w:rPr>
          <w:ins w:author="Travis Haase" w:id="83" w:date="2026-02-02T14:40:46Z"/>
          <w:sz w:val="24"/>
          <w:szCs w:val="24"/>
          <w:u w:val="none"/>
        </w:rPr>
      </w:pPr>
      <w:ins w:author="Travis Haase" w:id="83" w:date="2026-02-02T14:40:46Z">
        <w:r w:rsidDel="00000000" w:rsidR="00000000" w:rsidRPr="00000000">
          <w:rPr>
            <w:sz w:val="24"/>
            <w:szCs w:val="24"/>
            <w:rtl w:val="0"/>
          </w:rPr>
          <w:t xml:space="preserve">The website (</w:t>
        </w:r>
        <w:r w:rsidDel="00000000" w:rsidR="00000000" w:rsidRPr="00000000">
          <w:fldChar w:fldCharType="begin"/>
        </w:r>
        <w:r w:rsidDel="00000000" w:rsidR="00000000" w:rsidRPr="00000000">
          <w:instrText xml:space="preserve">HYPERLINK "http://alfred.com"</w:instrText>
        </w:r>
        <w:r w:rsidDel="00000000" w:rsidR="00000000" w:rsidRPr="00000000">
          <w:fldChar w:fldCharType="separate"/>
        </w:r>
        <w:r w:rsidDel="00000000" w:rsidR="00000000" w:rsidRPr="00000000">
          <w:rPr>
            <w:color w:val="1155cc"/>
            <w:sz w:val="24"/>
            <w:szCs w:val="24"/>
            <w:u w:val="single"/>
            <w:rtl w:val="0"/>
          </w:rPr>
          <w:t xml:space="preserve">alfred.com</w:t>
        </w:r>
        <w:r w:rsidDel="00000000" w:rsidR="00000000" w:rsidRPr="00000000">
          <w:fldChar w:fldCharType="end"/>
        </w:r>
        <w:r w:rsidDel="00000000" w:rsidR="00000000" w:rsidRPr="00000000">
          <w:rPr>
            <w:sz w:val="24"/>
            <w:szCs w:val="24"/>
            <w:rtl w:val="0"/>
          </w:rPr>
          <w:t xml:space="preserve">) may not be able to pull the appropriate data from the physical sku (we’d have to work with Jon on this).</w:t>
        </w:r>
      </w:ins>
    </w:p>
    <w:p w:rsidR="00000000" w:rsidDel="00000000" w:rsidP="00000000" w:rsidRDefault="00000000" w:rsidRPr="00000000" w14:paraId="00000099">
      <w:pPr>
        <w:numPr>
          <w:ilvl w:val="1"/>
          <w:numId w:val="3"/>
        </w:numPr>
        <w:spacing w:after="0" w:afterAutospacing="0" w:line="303.7090909090909" w:lineRule="auto"/>
        <w:ind w:left="1440" w:hanging="360"/>
        <w:rPr>
          <w:sz w:val="24"/>
          <w:szCs w:val="24"/>
          <w:u w:val="none"/>
          <w:rPrChange w:author="Travis Haase" w:id="84" w:date="2026-02-02T14:40:43Z">
            <w:rPr>
              <w:sz w:val="24"/>
              <w:szCs w:val="24"/>
            </w:rPr>
          </w:rPrChange>
        </w:rPr>
        <w:pPrChange w:author="Travis Haase" w:id="0" w:date="2026-02-02T14:40:43Z">
          <w:pPr>
            <w:numPr>
              <w:ilvl w:val="0"/>
              <w:numId w:val="3"/>
            </w:numPr>
            <w:spacing w:after="160" w:line="303.7090909090909" w:lineRule="auto"/>
            <w:ind w:left="720" w:hanging="360"/>
          </w:pPr>
        </w:pPrChange>
      </w:pPr>
      <w:ins w:author="Travis Haase" w:id="83" w:date="2026-02-02T14:40:46Z">
        <w:r w:rsidDel="00000000" w:rsidR="00000000" w:rsidRPr="00000000">
          <w:rPr>
            <w:sz w:val="24"/>
            <w:szCs w:val="24"/>
            <w:rtl w:val="0"/>
          </w:rPr>
          <w:t xml:space="preserve">The dummy sku, while a pain, does help us track, internally, a project, and gives us the option to make something available in print.</w:t>
        </w:r>
      </w:ins>
      <w:r w:rsidDel="00000000" w:rsidR="00000000" w:rsidRPr="00000000">
        <w:rPr>
          <w:rtl w:val="0"/>
        </w:rPr>
      </w:r>
    </w:p>
    <w:p w:rsidR="00000000" w:rsidDel="00000000" w:rsidP="00000000" w:rsidRDefault="00000000" w:rsidRPr="00000000" w14:paraId="0000009A">
      <w:pPr>
        <w:numPr>
          <w:ilvl w:val="0"/>
          <w:numId w:val="3"/>
        </w:numPr>
        <w:spacing w:after="160" w:line="303.7090909090909" w:lineRule="auto"/>
        <w:ind w:left="720" w:hanging="360"/>
        <w:rPr>
          <w:ins w:author="Mendy Varga" w:id="85" w:date="2026-02-01T18:40:37Z"/>
          <w:sz w:val="24"/>
          <w:szCs w:val="24"/>
        </w:rPr>
      </w:pPr>
      <w:r w:rsidDel="00000000" w:rsidR="00000000" w:rsidRPr="00000000">
        <w:rPr>
          <w:sz w:val="24"/>
          <w:szCs w:val="24"/>
          <w:rtl w:val="0"/>
        </w:rPr>
        <w:t xml:space="preserve">Is there institutional knowledge about why the dummy </w:t>
      </w:r>
      <w:r w:rsidDel="00000000" w:rsidR="00000000" w:rsidRPr="00000000">
        <w:rPr>
          <w:b w:val="1"/>
          <w:bCs w:val="1"/>
          <w:i w:val="1"/>
          <w:iCs w:val="1"/>
          <w:sz w:val="24"/>
          <w:szCs w:val="24"/>
          <w:rtl w:val="0"/>
        </w:rPr>
        <w:t xml:space="preserve">SKU</w:t>
      </w:r>
      <w:r w:rsidDel="00000000" w:rsidR="00000000" w:rsidRPr="00000000">
        <w:rPr>
          <w:sz w:val="24"/>
          <w:szCs w:val="24"/>
          <w:rtl w:val="0"/>
        </w:rPr>
        <w:t xml:space="preserve"> was introduced in the first place? Was it a technical requirement or a business process decision that got encoded into the system?</w:t>
      </w:r>
      <w:ins w:author="Mendy Varga" w:id="85" w:date="2026-02-01T18:40:37Z">
        <w:r w:rsidDel="00000000" w:rsidR="00000000" w:rsidRPr="00000000">
          <w:rPr>
            <w:rtl w:val="0"/>
          </w:rPr>
        </w:r>
      </w:ins>
    </w:p>
    <w:p w:rsidR="00000000" w:rsidDel="00000000" w:rsidP="00000000" w:rsidRDefault="00000000" w:rsidRPr="00000000" w14:paraId="0000009B">
      <w:pPr>
        <w:spacing w:after="160" w:line="303.7090909090909" w:lineRule="auto"/>
        <w:ind w:left="720" w:firstLine="0"/>
        <w:rPr>
          <w:ins w:author="Travis Haase" w:id="87" w:date="2026-02-02T14:42:47Z"/>
          <w:sz w:val="24"/>
          <w:szCs w:val="24"/>
        </w:rPr>
      </w:pPr>
      <w:ins w:author="Mendy Varga" w:id="85" w:date="2026-02-01T18:40:37Z">
        <w:r w:rsidDel="00000000" w:rsidR="00000000" w:rsidRPr="00000000">
          <w:rPr>
            <w:sz w:val="24"/>
            <w:szCs w:val="24"/>
            <w:rtl w:val="0"/>
          </w:rPr>
          <w:t xml:space="preserve">Answer: there may have been other reasons, but as I understand it, a dummy sku was created so that royalties could be programmed as a physical product. Then, for many years, we went through a process (since abandoned), where the royalties for the digital sku were programmed automatically based on the physical sku (digital royalty rates are different than physical, but logic was created in the program to </w:t>
        </w:r>
        <w:r w:rsidDel="00000000" w:rsidR="00000000" w:rsidRPr="00000000">
          <w:rPr>
            <w:sz w:val="24"/>
            <w:szCs w:val="24"/>
            <w:rtl w:val="0"/>
            <w:rPrChange w:author="Mendy Varga" w:id="86" w:date="2026-02-01T18:40:37Z">
              <w:rPr>
                <w:sz w:val="24"/>
                <w:szCs w:val="24"/>
              </w:rPr>
            </w:rPrChange>
          </w:rPr>
          <w:t xml:space="preserve">accommodate</w:t>
        </w:r>
        <w:r w:rsidDel="00000000" w:rsidR="00000000" w:rsidRPr="00000000">
          <w:rPr>
            <w:sz w:val="24"/>
            <w:szCs w:val="24"/>
            <w:rtl w:val="0"/>
          </w:rPr>
          <w:t xml:space="preserve"> that)</w:t>
        </w:r>
      </w:ins>
      <w:ins w:author="Travis Haase" w:id="87" w:date="2026-02-02T14:42:47Z">
        <w:r w:rsidDel="00000000" w:rsidR="00000000" w:rsidRPr="00000000">
          <w:rPr>
            <w:rtl w:val="0"/>
          </w:rPr>
        </w:r>
      </w:ins>
    </w:p>
    <w:p w:rsidR="00000000" w:rsidDel="00000000" w:rsidP="00000000" w:rsidRDefault="00000000" w:rsidRPr="00000000" w14:paraId="0000009C">
      <w:pPr>
        <w:spacing w:after="160" w:line="303.7090909090909" w:lineRule="auto"/>
        <w:ind w:left="720" w:firstLine="0"/>
        <w:rPr>
          <w:ins w:author="Travis Haase" w:id="87" w:date="2026-02-02T14:42:47Z"/>
          <w:sz w:val="24"/>
          <w:szCs w:val="24"/>
        </w:rPr>
      </w:pPr>
      <w:ins w:author="Travis Haase" w:id="87" w:date="2026-02-02T14:42:47Z">
        <w:r w:rsidDel="00000000" w:rsidR="00000000" w:rsidRPr="00000000">
          <w:rPr>
            <w:rtl w:val="0"/>
          </w:rPr>
        </w:r>
      </w:ins>
    </w:p>
    <w:p w:rsidR="00000000" w:rsidDel="00000000" w:rsidP="00000000" w:rsidRDefault="00000000" w:rsidRPr="00000000" w14:paraId="0000009D">
      <w:pPr>
        <w:spacing w:after="160" w:line="303.7090909090909"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Change w:author="Mendy Varga" w:id="86" w:date="2026-02-01T18:40:37Z">
            <w:rPr>
              <w:sz w:val="24"/>
              <w:szCs w:val="24"/>
            </w:rPr>
          </w:rPrChange>
        </w:rPr>
        <w:pPrChange w:author="Mendy Varga" w:id="0" w:date="2026-02-01T18:40:37Z">
          <w:pPr>
            <w:numPr>
              <w:ilvl w:val="0"/>
              <w:numId w:val="3"/>
            </w:numPr>
            <w:spacing w:after="160" w:line="303.7090909090909" w:lineRule="auto"/>
            <w:ind w:left="720" w:hanging="360"/>
          </w:pPr>
        </w:pPrChange>
      </w:pPr>
      <w:ins w:author="Travis Haase" w:id="87" w:date="2026-02-02T14:42:47Z">
        <w:r w:rsidDel="00000000" w:rsidR="00000000" w:rsidRPr="00000000">
          <w:rPr>
            <w:sz w:val="24"/>
            <w:szCs w:val="24"/>
            <w:rtl w:val="0"/>
          </w:rPr>
          <w:t xml:space="preserve">The performance and choral processes are </w:t>
        </w:r>
        <w:r w:rsidDel="00000000" w:rsidR="00000000" w:rsidRPr="00000000">
          <w:rPr>
            <w:sz w:val="24"/>
            <w:szCs w:val="24"/>
            <w:rtl w:val="0"/>
            <w:rPrChange w:author="Travis Haase" w:id="88" w:date="2026-02-02T14:42:47Z">
              <w:rPr>
                <w:sz w:val="24"/>
                <w:szCs w:val="24"/>
              </w:rPr>
            </w:rPrChange>
          </w:rPr>
          <w:t xml:space="preserve">dependent</w:t>
        </w:r>
        <w:r w:rsidDel="00000000" w:rsidR="00000000" w:rsidRPr="00000000">
          <w:rPr>
            <w:sz w:val="24"/>
            <w:szCs w:val="24"/>
            <w:rtl w:val="0"/>
          </w:rPr>
          <w:t xml:space="preserve"> upon having a physical sku or a dummy sku because </w:t>
        </w:r>
        <w:r w:rsidDel="00000000" w:rsidR="00000000" w:rsidRPr="00000000">
          <w:fldChar w:fldCharType="begin"/>
        </w:r>
        <w:r w:rsidDel="00000000" w:rsidR="00000000" w:rsidRPr="00000000">
          <w:instrText xml:space="preserve">HYPERLINK "http://portal.alfred.com"</w:instrText>
        </w:r>
        <w:r w:rsidDel="00000000" w:rsidR="00000000" w:rsidRPr="00000000">
          <w:fldChar w:fldCharType="separate"/>
        </w:r>
        <w:r w:rsidDel="00000000" w:rsidR="00000000" w:rsidRPr="00000000">
          <w:rPr>
            <w:color w:val="1155cc"/>
            <w:sz w:val="24"/>
            <w:szCs w:val="24"/>
            <w:u w:val="single"/>
            <w:rtl w:val="0"/>
          </w:rPr>
          <w:t xml:space="preserve">portal.alfred.com</w:t>
        </w:r>
        <w:r w:rsidDel="00000000" w:rsidR="00000000" w:rsidRPr="00000000">
          <w:fldChar w:fldCharType="end"/>
        </w:r>
        <w:r w:rsidDel="00000000" w:rsidR="00000000" w:rsidRPr="00000000">
          <w:rPr>
            <w:sz w:val="24"/>
            <w:szCs w:val="24"/>
            <w:rtl w:val="0"/>
          </w:rPr>
          <w:t xml:space="preserve"> is pulling the metadata for either the dummy sku or the physical sku.  Rather than building a new system, the developers decided a dummy sku was more economical I guess.</w:t>
        </w:r>
      </w:ins>
      <w:r w:rsidDel="00000000" w:rsidR="00000000" w:rsidRPr="00000000">
        <w:rPr>
          <w:rtl w:val="0"/>
        </w:rPr>
      </w:r>
    </w:p>
    <w:p w:rsidR="00000000" w:rsidDel="00000000" w:rsidP="00000000" w:rsidRDefault="00000000" w:rsidRPr="00000000" w14:paraId="0000009E">
      <w:pPr>
        <w:spacing w:after="160" w:line="303.709090909090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160" w:line="303.7090909090909"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A1">
      <w:pPr>
        <w:pStyle w:val="Heading1"/>
        <w:keepNext w:val="0"/>
        <w:keepLines w:val="0"/>
        <w:spacing w:after="80" w:before="0" w:line="193.6698260869565" w:lineRule="auto"/>
        <w:rPr>
          <w:b w:val="1"/>
          <w:bCs w:val="1"/>
          <w:color w:val="0070c0"/>
          <w:sz w:val="32"/>
          <w:szCs w:val="32"/>
        </w:rPr>
      </w:pPr>
      <w:bookmarkStart w:colFirst="0" w:colLast="0" w:name="_5r9bfcpb1vc7" w:id="10"/>
      <w:bookmarkEnd w:id="10"/>
      <w:r w:rsidDel="00000000" w:rsidR="00000000" w:rsidRPr="00000000">
        <w:rPr>
          <w:b w:val="1"/>
          <w:bCs w:val="1"/>
          <w:color w:val="0070c0"/>
          <w:sz w:val="32"/>
          <w:szCs w:val="32"/>
          <w:rtl w:val="0"/>
        </w:rPr>
        <w:t xml:space="preserve">Alfred Workflows Speedup Questions/Ideas</w:t>
      </w:r>
    </w:p>
    <w:p w:rsidR="00000000" w:rsidDel="00000000" w:rsidP="00000000" w:rsidRDefault="00000000" w:rsidRPr="00000000" w14:paraId="000000A2">
      <w:pPr>
        <w:pStyle w:val="Heading1"/>
        <w:keepNext w:val="0"/>
        <w:keepLines w:val="0"/>
        <w:spacing w:after="80" w:before="0" w:line="193.6698260869565" w:lineRule="auto"/>
        <w:rPr>
          <w:b w:val="1"/>
          <w:bCs w:val="1"/>
          <w:color w:val="0070c0"/>
          <w:sz w:val="32"/>
          <w:szCs w:val="32"/>
        </w:rPr>
      </w:pPr>
      <w:bookmarkStart w:colFirst="0" w:colLast="0" w:name="_vcmm6tqmf8t" w:id="11"/>
      <w:bookmarkEnd w:id="11"/>
      <w:r w:rsidDel="00000000" w:rsidR="00000000" w:rsidRPr="00000000">
        <w:rPr>
          <w:b w:val="1"/>
          <w:bCs w:val="1"/>
          <w:color w:val="0070c0"/>
          <w:sz w:val="32"/>
          <w:szCs w:val="32"/>
          <w:rtl w:val="0"/>
        </w:rPr>
        <w:t xml:space="preserve">Path A: Physical-to-Digital</w:t>
      </w:r>
    </w:p>
    <w:p w:rsidR="00000000" w:rsidDel="00000000" w:rsidP="00000000" w:rsidRDefault="00000000" w:rsidRPr="00000000" w14:paraId="000000A3">
      <w:pPr>
        <w:numPr>
          <w:ilvl w:val="0"/>
          <w:numId w:val="1"/>
        </w:numPr>
        <w:spacing w:after="0" w:afterAutospacing="0" w:line="301.09090909090907" w:lineRule="auto"/>
        <w:ind w:left="720" w:hanging="360"/>
        <w:rPr>
          <w:ins w:author="Travis Haase" w:id="89" w:date="2026-02-02T14:44:26Z"/>
          <w:sz w:val="24"/>
          <w:szCs w:val="24"/>
        </w:rPr>
      </w:pPr>
      <w:r w:rsidDel="00000000" w:rsidR="00000000" w:rsidRPr="00000000">
        <w:rPr>
          <w:sz w:val="24"/>
          <w:szCs w:val="24"/>
          <w:rtl w:val="0"/>
        </w:rPr>
        <w:t xml:space="preserve">How long does the Legato MRID round-trip take, and does Legato have an API?</w:t>
      </w:r>
      <w:ins w:author="Travis Haase" w:id="89" w:date="2026-02-02T14:44:26Z">
        <w:r w:rsidDel="00000000" w:rsidR="00000000" w:rsidRPr="00000000">
          <w:rPr>
            <w:sz w:val="24"/>
            <w:szCs w:val="24"/>
            <w:rtl w:val="0"/>
          </w:rPr>
          <w:br w:type="textWrapping"/>
          <w:t xml:space="preserve">Answer</w:t>
        </w:r>
      </w:ins>
    </w:p>
    <w:p w:rsidR="00000000" w:rsidDel="00000000" w:rsidP="00000000" w:rsidRDefault="00000000" w:rsidRPr="00000000" w14:paraId="000000A4">
      <w:pPr>
        <w:numPr>
          <w:ilvl w:val="1"/>
          <w:numId w:val="1"/>
        </w:numPr>
        <w:spacing w:after="0" w:afterAutospacing="0" w:line="301.09090909090907" w:lineRule="auto"/>
        <w:ind w:left="1440" w:hanging="360"/>
        <w:rPr>
          <w:sz w:val="24"/>
          <w:szCs w:val="24"/>
          <w:u w:val="none"/>
          <w:rPrChange w:author="Travis Haase" w:id="90" w:date="2026-02-02T14:44:23Z">
            <w:rPr>
              <w:sz w:val="24"/>
              <w:szCs w:val="24"/>
            </w:rPr>
          </w:rPrChange>
        </w:rPr>
        <w:pPrChange w:author="Travis Haase" w:id="0" w:date="2026-02-02T14:44:23Z">
          <w:pPr>
            <w:numPr>
              <w:ilvl w:val="0"/>
              <w:numId w:val="1"/>
            </w:numPr>
            <w:spacing w:after="160" w:line="301.09090909090907" w:lineRule="auto"/>
            <w:ind w:left="720" w:hanging="360"/>
          </w:pPr>
        </w:pPrChange>
      </w:pPr>
      <w:ins w:author="Travis Haase" w:id="89" w:date="2026-02-02T14:44:26Z">
        <w:r w:rsidDel="00000000" w:rsidR="00000000" w:rsidRPr="00000000">
          <w:rPr>
            <w:sz w:val="24"/>
            <w:szCs w:val="24"/>
            <w:rtl w:val="0"/>
          </w:rPr>
          <w:t xml:space="preserve">When you refer to “roundup” do you mean how long does it take me to download the new MRIDs and input them into our systems?  It takes maybe 5 or 10 mins.  Legato (</w:t>
        </w:r>
        <w:r w:rsidDel="00000000" w:rsidR="00000000" w:rsidRPr="00000000">
          <w:fldChar w:fldCharType="begin"/>
        </w:r>
        <w:r w:rsidDel="00000000" w:rsidR="00000000" w:rsidRPr="00000000">
          <w:instrText xml:space="preserve">HYPERLINK "http://app.legatomedia.com"</w:instrText>
        </w:r>
        <w:r w:rsidDel="00000000" w:rsidR="00000000" w:rsidRPr="00000000">
          <w:fldChar w:fldCharType="separate"/>
        </w:r>
        <w:r w:rsidDel="00000000" w:rsidR="00000000" w:rsidRPr="00000000">
          <w:rPr>
            <w:color w:val="1155cc"/>
            <w:sz w:val="24"/>
            <w:szCs w:val="24"/>
            <w:u w:val="single"/>
            <w:rtl w:val="0"/>
          </w:rPr>
          <w:t xml:space="preserve">app.legatomedia.com</w:t>
        </w:r>
        <w:r w:rsidDel="00000000" w:rsidR="00000000" w:rsidRPr="00000000">
          <w:fldChar w:fldCharType="end"/>
        </w:r>
        <w:r w:rsidDel="00000000" w:rsidR="00000000" w:rsidRPr="00000000">
          <w:rPr>
            <w:sz w:val="24"/>
            <w:szCs w:val="24"/>
            <w:rtl w:val="0"/>
          </w:rPr>
          <w:t xml:space="preserve">) does not have an API to tie into our systems as of today.</w:t>
        </w:r>
      </w:ins>
      <w:r w:rsidDel="00000000" w:rsidR="00000000" w:rsidRPr="00000000">
        <w:rPr>
          <w:rtl w:val="0"/>
        </w:rPr>
      </w:r>
    </w:p>
    <w:p w:rsidR="00000000" w:rsidDel="00000000" w:rsidP="00000000" w:rsidRDefault="00000000" w:rsidRPr="00000000" w14:paraId="000000A5">
      <w:pPr>
        <w:numPr>
          <w:ilvl w:val="0"/>
          <w:numId w:val="1"/>
        </w:numPr>
        <w:spacing w:after="0" w:afterAutospacing="0" w:line="301.09090909090907" w:lineRule="auto"/>
        <w:ind w:left="720" w:hanging="360"/>
        <w:rPr>
          <w:ins w:author="Travis Haase" w:id="91" w:date="2026-02-02T14:45:42Z"/>
          <w:sz w:val="24"/>
          <w:szCs w:val="24"/>
        </w:rPr>
      </w:pPr>
      <w:r w:rsidDel="00000000" w:rsidR="00000000" w:rsidRPr="00000000">
        <w:rPr>
          <w:sz w:val="24"/>
          <w:szCs w:val="24"/>
          <w:rtl w:val="0"/>
        </w:rPr>
        <w:t xml:space="preserve">What percentage of template fields could be auto-populated from existing FileMaker data?</w:t>
      </w:r>
      <w:ins w:author="Travis Haase" w:id="91" w:date="2026-02-02T14:45:42Z">
        <w:r w:rsidDel="00000000" w:rsidR="00000000" w:rsidRPr="00000000">
          <w:rPr>
            <w:sz w:val="24"/>
            <w:szCs w:val="24"/>
            <w:rtl w:val="0"/>
          </w:rPr>
          <w:br w:type="textWrapping"/>
          <w:t xml:space="preserve">Answer</w:t>
        </w:r>
      </w:ins>
    </w:p>
    <w:p w:rsidR="00000000" w:rsidDel="00000000" w:rsidP="00000000" w:rsidRDefault="00000000" w:rsidRPr="00000000" w14:paraId="000000A6">
      <w:pPr>
        <w:numPr>
          <w:ilvl w:val="1"/>
          <w:numId w:val="1"/>
        </w:numPr>
        <w:spacing w:after="0" w:afterAutospacing="0" w:line="301.09090909090907" w:lineRule="auto"/>
        <w:ind w:left="1440" w:hanging="360"/>
        <w:rPr>
          <w:sz w:val="24"/>
          <w:szCs w:val="24"/>
          <w:u w:val="none"/>
          <w:rPrChange w:author="Travis Haase" w:id="92" w:date="2026-02-02T14:45:39Z">
            <w:rPr>
              <w:sz w:val="24"/>
              <w:szCs w:val="24"/>
            </w:rPr>
          </w:rPrChange>
        </w:rPr>
        <w:pPrChange w:author="Travis Haase" w:id="0" w:date="2026-02-02T14:45:39Z">
          <w:pPr>
            <w:numPr>
              <w:ilvl w:val="0"/>
              <w:numId w:val="1"/>
            </w:numPr>
            <w:spacing w:after="160" w:line="301.09090909090907" w:lineRule="auto"/>
            <w:ind w:left="720" w:hanging="360"/>
          </w:pPr>
        </w:pPrChange>
      </w:pPr>
      <w:ins w:author="Travis Haase" w:id="91" w:date="2026-02-02T14:45:42Z">
        <w:r w:rsidDel="00000000" w:rsidR="00000000" w:rsidRPr="00000000">
          <w:rPr>
            <w:sz w:val="24"/>
            <w:szCs w:val="24"/>
            <w:rtl w:val="0"/>
          </w:rPr>
          <w:t xml:space="preserve">Most are already.  I set up a script in FileMaker to output data formatted in our book/sheet templates.  The bigger problem is that our FileMaker data is more robust than what is offered through Legato, and it can be like trying to fit a square peg into a round hole.</w:t>
        </w:r>
      </w:ins>
      <w:r w:rsidDel="00000000" w:rsidR="00000000" w:rsidRPr="00000000">
        <w:rPr>
          <w:rtl w:val="0"/>
        </w:rPr>
      </w:r>
    </w:p>
    <w:p w:rsidR="00000000" w:rsidDel="00000000" w:rsidP="00000000" w:rsidRDefault="00000000" w:rsidRPr="00000000" w14:paraId="000000A7">
      <w:pPr>
        <w:numPr>
          <w:ilvl w:val="0"/>
          <w:numId w:val="1"/>
        </w:numPr>
        <w:spacing w:after="0" w:afterAutospacing="0" w:line="301.09090909090907" w:lineRule="auto"/>
        <w:ind w:left="720" w:hanging="360"/>
        <w:rPr>
          <w:ins w:author="Travis Haase" w:id="93" w:date="2026-02-02T14:46:52Z"/>
          <w:sz w:val="24"/>
          <w:szCs w:val="24"/>
        </w:rPr>
      </w:pPr>
      <w:r w:rsidDel="00000000" w:rsidR="00000000" w:rsidRPr="00000000">
        <w:rPr>
          <w:sz w:val="24"/>
          <w:szCs w:val="24"/>
          <w:rtl w:val="0"/>
        </w:rPr>
        <w:t xml:space="preserve">What causes the column AK import failure, and why hasn't it been fixed?</w:t>
      </w:r>
      <w:ins w:author="Travis Haase" w:id="93" w:date="2026-02-02T14:46:52Z">
        <w:r w:rsidDel="00000000" w:rsidR="00000000" w:rsidRPr="00000000">
          <w:rPr>
            <w:sz w:val="24"/>
            <w:szCs w:val="24"/>
            <w:rtl w:val="0"/>
          </w:rPr>
          <w:br w:type="textWrapping"/>
          <w:t xml:space="preserve">Answer:</w:t>
        </w:r>
      </w:ins>
    </w:p>
    <w:p w:rsidR="00000000" w:rsidDel="00000000" w:rsidP="00000000" w:rsidRDefault="00000000" w:rsidRPr="00000000" w14:paraId="000000A8">
      <w:pPr>
        <w:numPr>
          <w:ilvl w:val="1"/>
          <w:numId w:val="1"/>
        </w:numPr>
        <w:spacing w:after="160" w:line="301.09090909090907" w:lineRule="auto"/>
        <w:ind w:left="1440" w:hanging="360"/>
        <w:rPr>
          <w:sz w:val="24"/>
          <w:szCs w:val="24"/>
          <w:u w:val="none"/>
          <w:rPrChange w:author="Travis Haase" w:id="94" w:date="2026-02-02T14:46:50Z">
            <w:rPr>
              <w:sz w:val="24"/>
              <w:szCs w:val="24"/>
            </w:rPr>
          </w:rPrChange>
        </w:rPr>
        <w:pPrChange w:author="Travis Haase" w:id="0" w:date="2026-02-02T14:46:50Z">
          <w:pPr>
            <w:numPr>
              <w:ilvl w:val="0"/>
              <w:numId w:val="1"/>
            </w:numPr>
            <w:spacing w:after="160" w:line="301.09090909090907" w:lineRule="auto"/>
            <w:ind w:left="720" w:hanging="360"/>
          </w:pPr>
        </w:pPrChange>
      </w:pPr>
      <w:ins w:author="Travis Haase" w:id="93" w:date="2026-02-02T14:46:52Z">
        <w:r w:rsidDel="00000000" w:rsidR="00000000" w:rsidRPr="00000000">
          <w:rPr>
            <w:sz w:val="24"/>
            <w:szCs w:val="24"/>
            <w:rtl w:val="0"/>
          </w:rPr>
          <w:t xml:space="preserve">The data reports aren’t being maintained anymore and every time a certificate renew happens, things can change.  That’s my guess as to why it hasn’t been fixed.  This AK issue is minor compared to the Dealer Data file not being formatted in tab delimited anymore or that these reports aren’t automatically uploaded.</w:t>
        </w:r>
      </w:ins>
      <w:r w:rsidDel="00000000" w:rsidR="00000000" w:rsidRPr="00000000">
        <w:rPr>
          <w:rtl w:val="0"/>
        </w:rPr>
      </w:r>
    </w:p>
    <w:p w:rsidR="00000000" w:rsidDel="00000000" w:rsidP="00000000" w:rsidRDefault="00000000" w:rsidRPr="00000000" w14:paraId="000000A9">
      <w:pPr>
        <w:spacing w:after="160" w:line="303.709090909090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A">
      <w:pPr>
        <w:pStyle w:val="Heading1"/>
        <w:keepNext w:val="0"/>
        <w:keepLines w:val="0"/>
        <w:spacing w:after="80" w:before="0" w:line="193.6698260869565" w:lineRule="auto"/>
        <w:rPr>
          <w:b w:val="1"/>
          <w:bCs w:val="1"/>
          <w:color w:val="0070c0"/>
          <w:sz w:val="32"/>
          <w:szCs w:val="32"/>
        </w:rPr>
      </w:pPr>
      <w:bookmarkStart w:colFirst="0" w:colLast="0" w:name="_ivk51hhp38bo" w:id="12"/>
      <w:bookmarkEnd w:id="12"/>
      <w:r w:rsidDel="00000000" w:rsidR="00000000" w:rsidRPr="00000000">
        <w:rPr>
          <w:b w:val="1"/>
          <w:bCs w:val="1"/>
          <w:color w:val="0070c0"/>
          <w:sz w:val="32"/>
          <w:szCs w:val="32"/>
          <w:rtl w:val="0"/>
        </w:rPr>
        <w:t xml:space="preserve">Path B: Digital-Only</w:t>
      </w:r>
    </w:p>
    <w:p w:rsidR="00000000" w:rsidDel="00000000" w:rsidP="00000000" w:rsidRDefault="00000000" w:rsidRPr="00000000" w14:paraId="000000AB">
      <w:pPr>
        <w:spacing w:line="301.09090909090907" w:lineRule="auto"/>
        <w:ind w:left="720" w:firstLine="0"/>
        <w:rPr>
          <w:ins w:author="Travis Haase" w:id="95" w:date="2026-02-02T14:51:08Z"/>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What is the minimum required data to create a dummy SKU, and could it be generated automatically with a single click?</w:t>
      </w:r>
      <w:ins w:author="Travis Haase" w:id="95" w:date="2026-02-02T14:51:08Z">
        <w:r w:rsidDel="00000000" w:rsidR="00000000" w:rsidRPr="00000000">
          <w:rPr>
            <w:rtl w:val="0"/>
          </w:rPr>
        </w:r>
      </w:ins>
    </w:p>
    <w:p w:rsidR="00000000" w:rsidDel="00000000" w:rsidP="00000000" w:rsidRDefault="00000000" w:rsidRPr="00000000" w14:paraId="000000AC">
      <w:pPr>
        <w:spacing w:line="301.09090909090907" w:lineRule="auto"/>
        <w:ind w:left="720" w:firstLine="0"/>
        <w:rPr>
          <w:ins w:author="Travis Haase" w:id="95" w:date="2026-02-02T14:51:08Z"/>
          <w:sz w:val="24"/>
          <w:szCs w:val="24"/>
        </w:rPr>
      </w:pPr>
      <w:ins w:author="Travis Haase" w:id="95" w:date="2026-02-02T14:51:08Z">
        <w:r w:rsidDel="00000000" w:rsidR="00000000" w:rsidRPr="00000000">
          <w:rPr>
            <w:sz w:val="24"/>
            <w:szCs w:val="24"/>
            <w:rtl w:val="0"/>
          </w:rPr>
          <w:t xml:space="preserve">Answer</w:t>
        </w:r>
      </w:ins>
    </w:p>
    <w:p w:rsidR="00000000" w:rsidDel="00000000" w:rsidP="00000000" w:rsidRDefault="00000000" w:rsidRPr="00000000" w14:paraId="000000AD">
      <w:pPr>
        <w:numPr>
          <w:ilvl w:val="0"/>
          <w:numId w:val="2"/>
        </w:numPr>
        <w:spacing w:line="301.09090909090907" w:lineRule="auto"/>
        <w:ind w:left="144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Single Click?  Possibly.  We have to create records in FileMaker and the AS400 (which then goes to royalties). </w:t>
        </w:r>
      </w:ins>
    </w:p>
    <w:p w:rsidR="00000000" w:rsidDel="00000000" w:rsidP="00000000" w:rsidRDefault="00000000" w:rsidRPr="00000000" w14:paraId="000000AE">
      <w:pPr>
        <w:numPr>
          <w:ilvl w:val="0"/>
          <w:numId w:val="2"/>
        </w:numPr>
        <w:spacing w:line="301.09090909090907" w:lineRule="auto"/>
        <w:ind w:left="144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Min. required data</w:t>
        </w:r>
      </w:ins>
    </w:p>
    <w:p w:rsidR="00000000" w:rsidDel="00000000" w:rsidP="00000000" w:rsidRDefault="00000000" w:rsidRPr="00000000" w14:paraId="000000AF">
      <w:pPr>
        <w:numPr>
          <w:ilvl w:val="1"/>
          <w:numId w:val="2"/>
        </w:numPr>
        <w:spacing w:line="301.09090909090907" w:lineRule="auto"/>
        <w:ind w:left="216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AS400 (note that the AS400 requires some fields that aren’t needed for dummy skus.  Let me know if you’d like me to include those here)</w:t>
        </w:r>
      </w:ins>
    </w:p>
    <w:p w:rsidR="00000000" w:rsidDel="00000000" w:rsidP="00000000" w:rsidRDefault="00000000" w:rsidRPr="00000000" w14:paraId="000000B0">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Pub Number</w:t>
        </w:r>
      </w:ins>
    </w:p>
    <w:p w:rsidR="00000000" w:rsidDel="00000000" w:rsidP="00000000" w:rsidRDefault="00000000" w:rsidRPr="00000000" w14:paraId="000000B1">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Item Number</w:t>
        </w:r>
      </w:ins>
    </w:p>
    <w:p w:rsidR="00000000" w:rsidDel="00000000" w:rsidP="00000000" w:rsidRDefault="00000000" w:rsidRPr="00000000" w14:paraId="000000B2">
      <w:pPr>
        <w:numPr>
          <w:ilvl w:val="3"/>
          <w:numId w:val="2"/>
        </w:numPr>
        <w:spacing w:line="301.09090909090907" w:lineRule="auto"/>
        <w:ind w:left="360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Note PUB-ITEM = Dummy SKU</w:t>
        </w:r>
      </w:ins>
    </w:p>
    <w:p w:rsidR="00000000" w:rsidDel="00000000" w:rsidP="00000000" w:rsidRDefault="00000000" w:rsidRPr="00000000" w14:paraId="000000B3">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Title</w:t>
        </w:r>
      </w:ins>
    </w:p>
    <w:p w:rsidR="00000000" w:rsidDel="00000000" w:rsidP="00000000" w:rsidRDefault="00000000" w:rsidRPr="00000000" w14:paraId="000000B4">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Territory Restrictions</w:t>
        </w:r>
      </w:ins>
    </w:p>
    <w:p w:rsidR="00000000" w:rsidDel="00000000" w:rsidP="00000000" w:rsidRDefault="00000000" w:rsidRPr="00000000" w14:paraId="000000B5">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Job Number</w:t>
        </w:r>
      </w:ins>
    </w:p>
    <w:p w:rsidR="00000000" w:rsidDel="00000000" w:rsidP="00000000" w:rsidRDefault="00000000" w:rsidRPr="00000000" w14:paraId="000000B6">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Royalty = Y</w:t>
        </w:r>
      </w:ins>
    </w:p>
    <w:p w:rsidR="00000000" w:rsidDel="00000000" w:rsidP="00000000" w:rsidRDefault="00000000" w:rsidRPr="00000000" w14:paraId="000000B7">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Price</w:t>
        </w:r>
      </w:ins>
    </w:p>
    <w:p w:rsidR="00000000" w:rsidDel="00000000" w:rsidP="00000000" w:rsidRDefault="00000000" w:rsidRPr="00000000" w14:paraId="000000B8">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Product Type Code</w:t>
        </w:r>
      </w:ins>
    </w:p>
    <w:p w:rsidR="00000000" w:rsidDel="00000000" w:rsidP="00000000" w:rsidRDefault="00000000" w:rsidRPr="00000000" w14:paraId="000000B9">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Company Number</w:t>
        </w:r>
      </w:ins>
    </w:p>
    <w:p w:rsidR="00000000" w:rsidDel="00000000" w:rsidP="00000000" w:rsidRDefault="00000000" w:rsidRPr="00000000" w14:paraId="000000BA">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Pub Date (MM/YY)</w:t>
        </w:r>
      </w:ins>
    </w:p>
    <w:p w:rsidR="00000000" w:rsidDel="00000000" w:rsidP="00000000" w:rsidRDefault="00000000" w:rsidRPr="00000000" w14:paraId="000000BB">
      <w:pPr>
        <w:numPr>
          <w:ilvl w:val="1"/>
          <w:numId w:val="2"/>
        </w:numPr>
        <w:spacing w:line="301.09090909090907" w:lineRule="auto"/>
        <w:ind w:left="216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FileMaker</w:t>
        </w:r>
      </w:ins>
    </w:p>
    <w:p w:rsidR="00000000" w:rsidDel="00000000" w:rsidP="00000000" w:rsidRDefault="00000000" w:rsidRPr="00000000" w14:paraId="000000BC">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Webclean Title</w:t>
        </w:r>
      </w:ins>
    </w:p>
    <w:p w:rsidR="00000000" w:rsidDel="00000000" w:rsidP="00000000" w:rsidRDefault="00000000" w:rsidRPr="00000000" w14:paraId="000000BD">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Title for Sorting</w:t>
        </w:r>
      </w:ins>
    </w:p>
    <w:p w:rsidR="00000000" w:rsidDel="00000000" w:rsidP="00000000" w:rsidRDefault="00000000" w:rsidRPr="00000000" w14:paraId="000000BE">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Comp arr trans artist</w:t>
        </w:r>
      </w:ins>
    </w:p>
    <w:p w:rsidR="00000000" w:rsidDel="00000000" w:rsidP="00000000" w:rsidRDefault="00000000" w:rsidRPr="00000000" w14:paraId="000000BF">
      <w:pPr>
        <w:numPr>
          <w:ilvl w:val="3"/>
          <w:numId w:val="2"/>
        </w:numPr>
        <w:spacing w:line="301.09090909090907" w:lineRule="auto"/>
        <w:ind w:left="360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Contributors must be created in ContributorRole database</w:t>
        </w:r>
      </w:ins>
    </w:p>
    <w:p w:rsidR="00000000" w:rsidDel="00000000" w:rsidP="00000000" w:rsidRDefault="00000000" w:rsidRPr="00000000" w14:paraId="000000C0">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Webdescription</w:t>
        </w:r>
      </w:ins>
    </w:p>
    <w:p w:rsidR="00000000" w:rsidDel="00000000" w:rsidP="00000000" w:rsidRDefault="00000000" w:rsidRPr="00000000" w14:paraId="000000C1">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Shortdescription</w:t>
        </w:r>
      </w:ins>
    </w:p>
    <w:p w:rsidR="00000000" w:rsidDel="00000000" w:rsidP="00000000" w:rsidRDefault="00000000" w:rsidRPr="00000000" w14:paraId="000000C2">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Product Line</w:t>
        </w:r>
      </w:ins>
    </w:p>
    <w:p w:rsidR="00000000" w:rsidDel="00000000" w:rsidP="00000000" w:rsidRDefault="00000000" w:rsidRPr="00000000" w14:paraId="000000C3">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FM Category</w:t>
        </w:r>
      </w:ins>
    </w:p>
    <w:p w:rsidR="00000000" w:rsidDel="00000000" w:rsidP="00000000" w:rsidRDefault="00000000" w:rsidRPr="00000000" w14:paraId="000000C4">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WebDefinition</w:t>
        </w:r>
      </w:ins>
    </w:p>
    <w:p w:rsidR="00000000" w:rsidDel="00000000" w:rsidP="00000000" w:rsidRDefault="00000000" w:rsidRPr="00000000" w14:paraId="000000C5">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WebFormat</w:t>
        </w:r>
      </w:ins>
    </w:p>
    <w:p w:rsidR="00000000" w:rsidDel="00000000" w:rsidP="00000000" w:rsidRDefault="00000000" w:rsidRPr="00000000" w14:paraId="000000C6">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Humanreadable Publisher Name</w:t>
        </w:r>
      </w:ins>
    </w:p>
    <w:p w:rsidR="00000000" w:rsidDel="00000000" w:rsidP="00000000" w:rsidRDefault="00000000" w:rsidRPr="00000000" w14:paraId="000000C7">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Brand</w:t>
        </w:r>
      </w:ins>
    </w:p>
    <w:p w:rsidR="00000000" w:rsidDel="00000000" w:rsidP="00000000" w:rsidRDefault="00000000" w:rsidRPr="00000000" w14:paraId="000000C8">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Pubnum</w:t>
        </w:r>
      </w:ins>
    </w:p>
    <w:p w:rsidR="00000000" w:rsidDel="00000000" w:rsidP="00000000" w:rsidRDefault="00000000" w:rsidRPr="00000000" w14:paraId="000000C9">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Xitemnum</w:t>
        </w:r>
      </w:ins>
    </w:p>
    <w:p w:rsidR="00000000" w:rsidDel="00000000" w:rsidP="00000000" w:rsidRDefault="00000000" w:rsidRPr="00000000" w14:paraId="000000CA">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Webinstrumentgroup</w:t>
        </w:r>
      </w:ins>
    </w:p>
    <w:p w:rsidR="00000000" w:rsidDel="00000000" w:rsidP="00000000" w:rsidRDefault="00000000" w:rsidRPr="00000000" w14:paraId="000000CB">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Webensemble</w:t>
        </w:r>
      </w:ins>
    </w:p>
    <w:p w:rsidR="00000000" w:rsidDel="00000000" w:rsidP="00000000" w:rsidRDefault="00000000" w:rsidRPr="00000000" w14:paraId="000000CC">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Keywords</w:t>
        </w:r>
      </w:ins>
    </w:p>
    <w:p w:rsidR="00000000" w:rsidDel="00000000" w:rsidP="00000000" w:rsidRDefault="00000000" w:rsidRPr="00000000" w14:paraId="000000CD">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Webinstrument</w:t>
        </w:r>
      </w:ins>
    </w:p>
    <w:p w:rsidR="00000000" w:rsidDel="00000000" w:rsidP="00000000" w:rsidRDefault="00000000" w:rsidRPr="00000000" w14:paraId="000000CE">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Webchoirvoicing</w:t>
        </w:r>
      </w:ins>
    </w:p>
    <w:p w:rsidR="00000000" w:rsidDel="00000000" w:rsidP="00000000" w:rsidRDefault="00000000" w:rsidRPr="00000000" w14:paraId="000000CF">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Webvoice</w:t>
        </w:r>
      </w:ins>
    </w:p>
    <w:p w:rsidR="00000000" w:rsidDel="00000000" w:rsidP="00000000" w:rsidRDefault="00000000" w:rsidRPr="00000000" w14:paraId="000000D0">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WebProductType</w:t>
        </w:r>
      </w:ins>
    </w:p>
    <w:p w:rsidR="00000000" w:rsidDel="00000000" w:rsidP="00000000" w:rsidRDefault="00000000" w:rsidRPr="00000000" w14:paraId="000000D1">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WebProductSubType</w:t>
        </w:r>
      </w:ins>
    </w:p>
    <w:p w:rsidR="00000000" w:rsidDel="00000000" w:rsidP="00000000" w:rsidRDefault="00000000" w:rsidRPr="00000000" w14:paraId="000000D2">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WebSpecialFeatures</w:t>
        </w:r>
      </w:ins>
    </w:p>
    <w:p w:rsidR="00000000" w:rsidDel="00000000" w:rsidP="00000000" w:rsidRDefault="00000000" w:rsidRPr="00000000" w14:paraId="000000D3">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WebGenre</w:t>
        </w:r>
      </w:ins>
    </w:p>
    <w:p w:rsidR="00000000" w:rsidDel="00000000" w:rsidP="00000000" w:rsidRDefault="00000000" w:rsidRPr="00000000" w14:paraId="000000D4">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WebSource</w:t>
        </w:r>
      </w:ins>
    </w:p>
    <w:p w:rsidR="00000000" w:rsidDel="00000000" w:rsidP="00000000" w:rsidRDefault="00000000" w:rsidRPr="00000000" w14:paraId="000000D5">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WebHoliday</w:t>
        </w:r>
      </w:ins>
    </w:p>
    <w:p w:rsidR="00000000" w:rsidDel="00000000" w:rsidP="00000000" w:rsidRDefault="00000000" w:rsidRPr="00000000" w14:paraId="000000D6">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WebOccassion</w:t>
        </w:r>
      </w:ins>
    </w:p>
    <w:p w:rsidR="00000000" w:rsidDel="00000000" w:rsidP="00000000" w:rsidRDefault="00000000" w:rsidRPr="00000000" w14:paraId="000000D7">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WebSeason</w:t>
        </w:r>
      </w:ins>
    </w:p>
    <w:p w:rsidR="00000000" w:rsidDel="00000000" w:rsidP="00000000" w:rsidRDefault="00000000" w:rsidRPr="00000000" w14:paraId="000000D8">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WebGrade</w:t>
        </w:r>
      </w:ins>
    </w:p>
    <w:p w:rsidR="00000000" w:rsidDel="00000000" w:rsidP="00000000" w:rsidRDefault="00000000" w:rsidRPr="00000000" w14:paraId="000000D9">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WebLevel</w:t>
        </w:r>
      </w:ins>
    </w:p>
    <w:p w:rsidR="00000000" w:rsidDel="00000000" w:rsidP="00000000" w:rsidRDefault="00000000" w:rsidRPr="00000000" w14:paraId="000000DA">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WebSubLevel</w:t>
        </w:r>
      </w:ins>
    </w:p>
    <w:p w:rsidR="00000000" w:rsidDel="00000000" w:rsidP="00000000" w:rsidRDefault="00000000" w:rsidRPr="00000000" w14:paraId="000000DB">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WebPopLevel</w:t>
        </w:r>
      </w:ins>
    </w:p>
    <w:p w:rsidR="00000000" w:rsidDel="00000000" w:rsidP="00000000" w:rsidRDefault="00000000" w:rsidRPr="00000000" w14:paraId="000000DC">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WebMusicalForm</w:t>
        </w:r>
      </w:ins>
    </w:p>
    <w:p w:rsidR="00000000" w:rsidDel="00000000" w:rsidP="00000000" w:rsidRDefault="00000000" w:rsidRPr="00000000" w14:paraId="000000DD">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WebEra</w:t>
        </w:r>
      </w:ins>
    </w:p>
    <w:p w:rsidR="00000000" w:rsidDel="00000000" w:rsidP="00000000" w:rsidRDefault="00000000" w:rsidRPr="00000000" w14:paraId="000000DE">
      <w:pPr>
        <w:numPr>
          <w:ilvl w:val="2"/>
          <w:numId w:val="2"/>
        </w:numPr>
        <w:spacing w:line="301.09090909090907" w:lineRule="auto"/>
        <w:ind w:left="2880" w:hanging="360"/>
        <w:rPr>
          <w:ins w:author="Travis Haase" w:id="95" w:date="2026-02-02T14:51:08Z"/>
          <w:sz w:val="24"/>
          <w:szCs w:val="24"/>
          <w:u w:val="none"/>
        </w:rPr>
      </w:pPr>
      <w:ins w:author="Travis Haase" w:id="95" w:date="2026-02-02T14:51:08Z">
        <w:r w:rsidDel="00000000" w:rsidR="00000000" w:rsidRPr="00000000">
          <w:rPr>
            <w:sz w:val="24"/>
            <w:szCs w:val="24"/>
            <w:rtl w:val="0"/>
          </w:rPr>
          <w:t xml:space="preserve">NAMM Code - this is only needed in order to load Web Definitions on </w:t>
        </w:r>
        <w:r w:rsidDel="00000000" w:rsidR="00000000" w:rsidRPr="00000000">
          <w:fldChar w:fldCharType="begin"/>
        </w:r>
        <w:r w:rsidDel="00000000" w:rsidR="00000000" w:rsidRPr="00000000">
          <w:instrText xml:space="preserve">HYPERLINK "http://alfred.com"</w:instrText>
        </w:r>
        <w:r w:rsidDel="00000000" w:rsidR="00000000" w:rsidRPr="00000000">
          <w:fldChar w:fldCharType="separate"/>
        </w:r>
        <w:r w:rsidDel="00000000" w:rsidR="00000000" w:rsidRPr="00000000">
          <w:rPr>
            <w:color w:val="1155cc"/>
            <w:sz w:val="24"/>
            <w:szCs w:val="24"/>
            <w:u w:val="single"/>
            <w:rtl w:val="0"/>
          </w:rPr>
          <w:t xml:space="preserve">alfred.com</w:t>
        </w:r>
        <w:r w:rsidDel="00000000" w:rsidR="00000000" w:rsidRPr="00000000">
          <w:fldChar w:fldCharType="end"/>
        </w:r>
        <w:r w:rsidDel="00000000" w:rsidR="00000000" w:rsidRPr="00000000">
          <w:rPr>
            <w:sz w:val="24"/>
            <w:szCs w:val="24"/>
            <w:rtl w:val="0"/>
          </w:rPr>
          <w:t xml:space="preserve"> properly.</w:t>
        </w:r>
      </w:ins>
    </w:p>
    <w:p w:rsidR="00000000" w:rsidDel="00000000" w:rsidP="00000000" w:rsidRDefault="00000000" w:rsidRPr="00000000" w14:paraId="000000DF">
      <w:pPr>
        <w:numPr>
          <w:ilvl w:val="1"/>
          <w:numId w:val="2"/>
        </w:numPr>
        <w:spacing w:line="301.09090909090907" w:lineRule="auto"/>
        <w:ind w:left="2160" w:hanging="360"/>
        <w:rPr>
          <w:ins w:author="Travis Haase" w:id="95" w:date="2026-02-02T14:51:08Z"/>
          <w:sz w:val="24"/>
          <w:szCs w:val="24"/>
          <w:u w:val="none"/>
        </w:rPr>
      </w:pPr>
      <w:ins w:author="Travis Haase" w:id="95" w:date="2026-02-02T14:51:08Z">
        <w:r w:rsidDel="00000000" w:rsidR="00000000" w:rsidRPr="00000000">
          <w:rPr>
            <w:rtl w:val="0"/>
          </w:rPr>
        </w:r>
      </w:ins>
    </w:p>
    <w:p w:rsidR="00000000" w:rsidDel="00000000" w:rsidP="00000000" w:rsidRDefault="00000000" w:rsidRPr="00000000" w14:paraId="000000E0">
      <w:pPr>
        <w:spacing w:line="301.09090909090907" w:lineRule="auto"/>
        <w:ind w:left="720" w:firstLine="0"/>
        <w:rPr>
          <w:sz w:val="24"/>
          <w:szCs w:val="24"/>
        </w:rPr>
        <w:pPrChange w:author="Travis Haase" w:id="0" w:date="2026-02-02T14:51:07Z">
          <w:pPr>
            <w:spacing w:line="301.09090909090907" w:lineRule="auto"/>
            <w:ind w:left="720" w:firstLine="0"/>
          </w:pPr>
        </w:pPrChange>
      </w:pPr>
      <w:r w:rsidDel="00000000" w:rsidR="00000000" w:rsidRPr="00000000">
        <w:rPr>
          <w:rtl w:val="0"/>
        </w:rPr>
      </w:r>
    </w:p>
    <w:p w:rsidR="00000000" w:rsidDel="00000000" w:rsidP="00000000" w:rsidRDefault="00000000" w:rsidRPr="00000000" w14:paraId="000000E1">
      <w:pPr>
        <w:spacing w:line="301.09090909090907" w:lineRule="auto"/>
        <w:ind w:left="720" w:firstLine="0"/>
        <w:rPr>
          <w:ins w:author="Jeff Donnici" w:id="97" w:date="2026-01-30T23:07:17Z"/>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Is Legato integration required for digital-only products, or can they skip it entirely?</w:t>
      </w:r>
      <w:ins w:author="Jeff Donnici" w:id="97" w:date="2026-01-30T23:07:17Z">
        <w:r w:rsidDel="00000000" w:rsidR="00000000" w:rsidRPr="00000000">
          <w:rPr>
            <w:rtl w:val="0"/>
          </w:rPr>
        </w:r>
      </w:ins>
    </w:p>
    <w:p w:rsidR="00000000" w:rsidDel="00000000" w:rsidP="00000000" w:rsidRDefault="00000000" w:rsidRPr="00000000" w14:paraId="000000E2">
      <w:pPr>
        <w:numPr>
          <w:ilvl w:val="0"/>
          <w:numId w:val="15"/>
        </w:numPr>
        <w:spacing w:line="301.09090909090907" w:lineRule="auto"/>
        <w:ind w:left="2160" w:hanging="360"/>
        <w:rPr>
          <w:sz w:val="24"/>
          <w:szCs w:val="24"/>
          <w:u w:val="none"/>
          <w:rPrChange w:author="Jeff Donnici" w:id="98" w:date="2026-01-30T23:07:17Z">
            <w:rPr>
              <w:sz w:val="24"/>
              <w:szCs w:val="24"/>
            </w:rPr>
          </w:rPrChange>
        </w:rPr>
        <w:pPrChange w:author="Jeff Donnici" w:id="0" w:date="2026-01-30T23:07:17Z">
          <w:pPr>
            <w:spacing w:line="301.09090909090907" w:lineRule="auto"/>
            <w:ind w:left="720" w:firstLine="0"/>
          </w:pPr>
        </w:pPrChange>
      </w:pPr>
      <w:ins w:author="Jeff Donnici" w:id="97" w:date="2026-01-30T23:07:17Z">
        <w:r w:rsidDel="00000000" w:rsidR="00000000" w:rsidRPr="00000000">
          <w:rPr>
            <w:sz w:val="24"/>
            <w:szCs w:val="24"/>
            <w:rtl w:val="0"/>
          </w:rPr>
          <w:t xml:space="preserve">Today, the Legato process IS required for digital-only products and can’t easily be skipped. There are a few cases where the team has worked around that in the past, but it’s a convoluted and manual process. When Alfred first looked at selling products digitally, using Legato was the fastest path to get those products into the market. Years later, that process has been added to over time but the “digital product” path (independent of digital-only or physical-and-digital) is still based on that Legato-based process (for the data, the upload/download flow of product assets). See below “Bypassing Legato” section we added.</w:t>
        </w:r>
      </w:ins>
      <w:r w:rsidDel="00000000" w:rsidR="00000000" w:rsidRPr="00000000">
        <w:rPr>
          <w:rtl w:val="0"/>
        </w:rPr>
      </w:r>
    </w:p>
    <w:p w:rsidR="00000000" w:rsidDel="00000000" w:rsidP="00000000" w:rsidRDefault="00000000" w:rsidRPr="00000000" w14:paraId="000000E3">
      <w:pPr>
        <w:spacing w:after="160" w:line="301.09090909090907" w:lineRule="auto"/>
        <w:ind w:left="720" w:firstLine="0"/>
        <w:rPr>
          <w:sz w:val="24"/>
          <w:szCs w:val="24"/>
        </w:rPr>
        <w:pPrChange w:author="Travis Haase" w:id="0" w:date="2026-02-02T15:07:07Z">
          <w:pPr>
            <w:spacing w:after="160" w:line="301.09090909090907" w:lineRule="auto"/>
            <w:ind w:left="720" w:firstLine="0"/>
          </w:pPr>
        </w:pPrChange>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Where does metadata originate for digital-only products, and is there a standard intake process?</w:t>
      </w:r>
      <w:ins w:author="Travis Haase" w:id="99" w:date="2026-02-02T15:07:09Z">
        <w:r w:rsidDel="00000000" w:rsidR="00000000" w:rsidRPr="00000000">
          <w:rPr>
            <w:sz w:val="24"/>
            <w:szCs w:val="24"/>
            <w:rtl w:val="0"/>
          </w:rPr>
          <w:br w:type="textWrapping"/>
          <w:t xml:space="preserve">Answer:</w:t>
          <w:br w:type="textWrapping"/>
          <w:t xml:space="preserve">Metadata for digital only products is developed by Editorial in the same manner that physical metadata is developed by Editorial.  Yes, we have a standard intake process for that data whether physical or digital.</w:t>
        </w:r>
      </w:ins>
      <w:r w:rsidDel="00000000" w:rsidR="00000000" w:rsidRPr="00000000">
        <w:rPr>
          <w:rtl w:val="0"/>
        </w:rPr>
      </w:r>
    </w:p>
    <w:p w:rsidR="00000000" w:rsidDel="00000000" w:rsidP="00000000" w:rsidRDefault="00000000" w:rsidRPr="00000000" w14:paraId="000000E4">
      <w:pPr>
        <w:spacing w:after="160" w:line="303.709090909090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5">
      <w:pPr>
        <w:pStyle w:val="Heading1"/>
        <w:keepNext w:val="0"/>
        <w:keepLines w:val="0"/>
        <w:spacing w:after="80" w:before="0" w:line="193.6698260869565" w:lineRule="auto"/>
        <w:rPr>
          <w:b w:val="1"/>
          <w:bCs w:val="1"/>
          <w:color w:val="0070c0"/>
          <w:sz w:val="32"/>
          <w:szCs w:val="32"/>
        </w:rPr>
      </w:pPr>
      <w:bookmarkStart w:colFirst="0" w:colLast="0" w:name="_y8wsv46rq8nq" w:id="13"/>
      <w:bookmarkEnd w:id="13"/>
      <w:r w:rsidDel="00000000" w:rsidR="00000000" w:rsidRPr="00000000">
        <w:rPr>
          <w:b w:val="1"/>
          <w:bCs w:val="1"/>
          <w:color w:val="0070c0"/>
          <w:sz w:val="32"/>
          <w:szCs w:val="32"/>
          <w:rtl w:val="0"/>
        </w:rPr>
        <w:t xml:space="preserve">Path C: Electronic Resources</w:t>
      </w:r>
    </w:p>
    <w:p w:rsidR="00000000" w:rsidDel="00000000" w:rsidP="00000000" w:rsidRDefault="00000000" w:rsidRPr="00000000" w14:paraId="000000E6">
      <w:pPr>
        <w:numPr>
          <w:ilvl w:val="0"/>
          <w:numId w:val="14"/>
        </w:numPr>
        <w:spacing w:after="0" w:afterAutospacing="0" w:line="301.09090909090907" w:lineRule="auto"/>
        <w:ind w:left="720" w:hanging="360"/>
        <w:rPr>
          <w:ins w:author="Travis Haase" w:id="101" w:date="2026-02-02T15:08:17Z"/>
          <w:sz w:val="24"/>
          <w:szCs w:val="24"/>
        </w:rPr>
      </w:pPr>
      <w:r w:rsidDel="00000000" w:rsidR="00000000" w:rsidRPr="00000000">
        <w:rPr>
          <w:sz w:val="24"/>
          <w:szCs w:val="24"/>
          <w:rtl w:val="0"/>
        </w:rPr>
        <w:t xml:space="preserve">What is the actual end-to-end workflow for ER products—is it documented, or tribal knowledge?</w:t>
      </w:r>
      <w:ins w:author="Travis Haase" w:id="101" w:date="2026-02-02T15:08:17Z">
        <w:r w:rsidDel="00000000" w:rsidR="00000000" w:rsidRPr="00000000">
          <w:rPr>
            <w:sz w:val="24"/>
            <w:szCs w:val="24"/>
            <w:rtl w:val="0"/>
          </w:rPr>
          <w:br w:type="textWrapping"/>
          <w:t xml:space="preserve">Do you want to know about eBooks, or about submitting a PDF for sale on </w:t>
        </w:r>
        <w:r w:rsidDel="00000000" w:rsidR="00000000" w:rsidRPr="00000000">
          <w:fldChar w:fldCharType="begin"/>
        </w:r>
        <w:r w:rsidDel="00000000" w:rsidR="00000000" w:rsidRPr="00000000">
          <w:instrText xml:space="preserve">HYPERLINK "http://alfred.com"</w:instrText>
        </w:r>
        <w:r w:rsidDel="00000000" w:rsidR="00000000" w:rsidRPr="00000000">
          <w:fldChar w:fldCharType="separate"/>
        </w:r>
        <w:r w:rsidDel="00000000" w:rsidR="00000000" w:rsidRPr="00000000">
          <w:rPr>
            <w:color w:val="1155cc"/>
            <w:sz w:val="24"/>
            <w:szCs w:val="24"/>
            <w:u w:val="single"/>
            <w:rtl w:val="0"/>
          </w:rPr>
          <w:t xml:space="preserve">alfred.com</w:t>
        </w:r>
        <w:r w:rsidDel="00000000" w:rsidR="00000000" w:rsidRPr="00000000">
          <w:fldChar w:fldCharType="end"/>
        </w:r>
        <w:r w:rsidDel="00000000" w:rsidR="00000000" w:rsidRPr="00000000">
          <w:rPr>
            <w:sz w:val="24"/>
            <w:szCs w:val="24"/>
            <w:rtl w:val="0"/>
          </w:rPr>
          <w:t xml:space="preserve"> using the “ER” item?  The latter was done only a handful of times as it was a “duct tape” solution for when we wanted to post PDFs on </w:t>
        </w:r>
        <w:r w:rsidDel="00000000" w:rsidR="00000000" w:rsidRPr="00000000">
          <w:fldChar w:fldCharType="begin"/>
        </w:r>
        <w:r w:rsidDel="00000000" w:rsidR="00000000" w:rsidRPr="00000000">
          <w:instrText xml:space="preserve">HYPERLINK "http://alfred.com"</w:instrText>
        </w:r>
        <w:r w:rsidDel="00000000" w:rsidR="00000000" w:rsidRPr="00000000">
          <w:fldChar w:fldCharType="separate"/>
        </w:r>
        <w:r w:rsidDel="00000000" w:rsidR="00000000" w:rsidRPr="00000000">
          <w:rPr>
            <w:color w:val="1155cc"/>
            <w:sz w:val="24"/>
            <w:szCs w:val="24"/>
            <w:u w:val="single"/>
            <w:rtl w:val="0"/>
          </w:rPr>
          <w:t xml:space="preserve">alfred.com</w:t>
        </w:r>
        <w:r w:rsidDel="00000000" w:rsidR="00000000" w:rsidRPr="00000000">
          <w:fldChar w:fldCharType="end"/>
        </w:r>
        <w:r w:rsidDel="00000000" w:rsidR="00000000" w:rsidRPr="00000000">
          <w:rPr>
            <w:sz w:val="24"/>
            <w:szCs w:val="24"/>
            <w:rtl w:val="0"/>
          </w:rPr>
          <w:t xml:space="preserve"> and circumvent the Legato system.  For eBooks, we don’t produce them anymore and haven’t since about 2018.</w:t>
        </w:r>
      </w:ins>
    </w:p>
    <w:p w:rsidR="00000000" w:rsidDel="00000000" w:rsidP="00000000" w:rsidRDefault="00000000" w:rsidRPr="00000000" w14:paraId="000000E7">
      <w:pPr>
        <w:numPr>
          <w:ilvl w:val="1"/>
          <w:numId w:val="14"/>
        </w:numPr>
        <w:spacing w:after="0" w:afterAutospacing="0" w:line="301.09090909090907" w:lineRule="auto"/>
        <w:ind w:left="1440" w:hanging="360"/>
        <w:rPr>
          <w:ins w:author="Travis Haase" w:id="101" w:date="2026-02-02T15:08:17Z"/>
          <w:sz w:val="24"/>
          <w:szCs w:val="24"/>
        </w:rPr>
      </w:pPr>
      <w:ins w:author="Travis Haase" w:id="101" w:date="2026-02-02T15:08:17Z">
        <w:r w:rsidDel="00000000" w:rsidR="00000000" w:rsidRPr="00000000">
          <w:rPr>
            <w:sz w:val="24"/>
            <w:szCs w:val="24"/>
            <w:rtl w:val="0"/>
          </w:rPr>
          <w:t xml:space="preserve">For the ER PDFs we submit to </w:t>
        </w:r>
        <w:r w:rsidDel="00000000" w:rsidR="00000000" w:rsidRPr="00000000">
          <w:fldChar w:fldCharType="begin"/>
        </w:r>
        <w:r w:rsidDel="00000000" w:rsidR="00000000" w:rsidRPr="00000000">
          <w:instrText xml:space="preserve">HYPERLINK "http://alfred.com"</w:instrText>
        </w:r>
        <w:r w:rsidDel="00000000" w:rsidR="00000000" w:rsidRPr="00000000">
          <w:fldChar w:fldCharType="separate"/>
        </w:r>
        <w:r w:rsidDel="00000000" w:rsidR="00000000" w:rsidRPr="00000000">
          <w:rPr>
            <w:color w:val="1155cc"/>
            <w:sz w:val="24"/>
            <w:szCs w:val="24"/>
            <w:u w:val="single"/>
            <w:rtl w:val="0"/>
          </w:rPr>
          <w:t xml:space="preserve">alfred.com</w:t>
        </w:r>
        <w:r w:rsidDel="00000000" w:rsidR="00000000" w:rsidRPr="00000000">
          <w:fldChar w:fldCharType="end"/>
        </w:r>
        <w:r w:rsidDel="00000000" w:rsidR="00000000" w:rsidRPr="00000000">
          <w:rPr>
            <w:sz w:val="24"/>
            <w:szCs w:val="24"/>
            <w:rtl w:val="0"/>
          </w:rPr>
          <w:t xml:space="preserve">, the process is still new, and needs to be documented.  A 30,000 foot view is:</w:t>
        </w:r>
      </w:ins>
    </w:p>
    <w:p w:rsidR="00000000" w:rsidDel="00000000" w:rsidP="00000000" w:rsidRDefault="00000000" w:rsidRPr="00000000" w14:paraId="000000E8">
      <w:pPr>
        <w:numPr>
          <w:ilvl w:val="2"/>
          <w:numId w:val="14"/>
        </w:numPr>
        <w:spacing w:after="0" w:afterAutospacing="0" w:line="301.09090909090907" w:lineRule="auto"/>
        <w:ind w:left="2160" w:hanging="360"/>
        <w:rPr>
          <w:ins w:author="Travis Haase" w:id="101" w:date="2026-02-02T15:08:17Z"/>
          <w:sz w:val="24"/>
          <w:szCs w:val="24"/>
        </w:rPr>
      </w:pPr>
      <w:ins w:author="Travis Haase" w:id="101" w:date="2026-02-02T15:08:17Z">
        <w:r w:rsidDel="00000000" w:rsidR="00000000" w:rsidRPr="00000000">
          <w:rPr>
            <w:sz w:val="24"/>
            <w:szCs w:val="24"/>
            <w:rtl w:val="0"/>
          </w:rPr>
          <w:t xml:space="preserve">AS400 record for “ER” version created</w:t>
        </w:r>
      </w:ins>
    </w:p>
    <w:p w:rsidR="00000000" w:rsidDel="00000000" w:rsidP="00000000" w:rsidRDefault="00000000" w:rsidRPr="00000000" w14:paraId="000000E9">
      <w:pPr>
        <w:numPr>
          <w:ilvl w:val="2"/>
          <w:numId w:val="14"/>
        </w:numPr>
        <w:spacing w:after="0" w:afterAutospacing="0" w:line="301.09090909090907" w:lineRule="auto"/>
        <w:ind w:left="2160" w:hanging="360"/>
        <w:rPr>
          <w:ins w:author="Travis Haase" w:id="101" w:date="2026-02-02T15:08:17Z"/>
          <w:sz w:val="24"/>
          <w:szCs w:val="24"/>
        </w:rPr>
      </w:pPr>
      <w:ins w:author="Travis Haase" w:id="101" w:date="2026-02-02T15:08:17Z">
        <w:r w:rsidDel="00000000" w:rsidR="00000000" w:rsidRPr="00000000">
          <w:rPr>
            <w:sz w:val="24"/>
            <w:szCs w:val="24"/>
            <w:rtl w:val="0"/>
          </w:rPr>
          <w:t xml:space="preserve">FileMaker record for “ER” version created</w:t>
        </w:r>
      </w:ins>
    </w:p>
    <w:p w:rsidR="00000000" w:rsidDel="00000000" w:rsidP="00000000" w:rsidRDefault="00000000" w:rsidRPr="00000000" w14:paraId="000000EA">
      <w:pPr>
        <w:numPr>
          <w:ilvl w:val="3"/>
          <w:numId w:val="14"/>
        </w:numPr>
        <w:spacing w:after="0" w:afterAutospacing="0" w:line="301.09090909090907" w:lineRule="auto"/>
        <w:ind w:left="2880" w:hanging="360"/>
        <w:rPr>
          <w:ins w:author="Travis Haase" w:id="101" w:date="2026-02-02T15:08:17Z"/>
          <w:sz w:val="24"/>
          <w:szCs w:val="24"/>
        </w:rPr>
      </w:pPr>
      <w:ins w:author="Travis Haase" w:id="101" w:date="2026-02-02T15:08:17Z">
        <w:r w:rsidDel="00000000" w:rsidR="00000000" w:rsidRPr="00000000">
          <w:rPr>
            <w:sz w:val="24"/>
            <w:szCs w:val="24"/>
            <w:rtl w:val="0"/>
          </w:rPr>
          <w:t xml:space="preserve">Data is added via normal workflows to FileMaker and Travis is alerted</w:t>
        </w:r>
      </w:ins>
    </w:p>
    <w:p w:rsidR="00000000" w:rsidDel="00000000" w:rsidP="00000000" w:rsidRDefault="00000000" w:rsidRPr="00000000" w14:paraId="000000EB">
      <w:pPr>
        <w:numPr>
          <w:ilvl w:val="2"/>
          <w:numId w:val="14"/>
        </w:numPr>
        <w:spacing w:after="0" w:afterAutospacing="0" w:line="301.09090909090907" w:lineRule="auto"/>
        <w:ind w:left="2160" w:hanging="360"/>
        <w:rPr>
          <w:ins w:author="Travis Haase" w:id="101" w:date="2026-02-02T15:08:17Z"/>
          <w:sz w:val="24"/>
          <w:szCs w:val="24"/>
          <w:u w:val="none"/>
        </w:rPr>
      </w:pPr>
      <w:ins w:author="Travis Haase" w:id="101" w:date="2026-02-02T15:08:17Z">
        <w:r w:rsidDel="00000000" w:rsidR="00000000" w:rsidRPr="00000000">
          <w:rPr>
            <w:sz w:val="24"/>
            <w:szCs w:val="24"/>
            <w:rtl w:val="0"/>
          </w:rPr>
          <w:t xml:space="preserve">Data is reviewed and the field “Outputtoweb” is set to “JJ114”, which is the trigger to go live on </w:t>
        </w:r>
        <w:r w:rsidDel="00000000" w:rsidR="00000000" w:rsidRPr="00000000">
          <w:fldChar w:fldCharType="begin"/>
        </w:r>
        <w:r w:rsidDel="00000000" w:rsidR="00000000" w:rsidRPr="00000000">
          <w:instrText xml:space="preserve">HYPERLINK "http://alfred.com"</w:instrText>
        </w:r>
        <w:r w:rsidDel="00000000" w:rsidR="00000000" w:rsidRPr="00000000">
          <w:fldChar w:fldCharType="separate"/>
        </w:r>
        <w:r w:rsidDel="00000000" w:rsidR="00000000" w:rsidRPr="00000000">
          <w:rPr>
            <w:color w:val="1155cc"/>
            <w:sz w:val="24"/>
            <w:szCs w:val="24"/>
            <w:u w:val="single"/>
            <w:rtl w:val="0"/>
          </w:rPr>
          <w:t xml:space="preserve">alfred.com</w:t>
        </w:r>
        <w:r w:rsidDel="00000000" w:rsidR="00000000" w:rsidRPr="00000000">
          <w:fldChar w:fldCharType="end"/>
        </w:r>
        <w:r w:rsidDel="00000000" w:rsidR="00000000" w:rsidRPr="00000000">
          <w:rPr>
            <w:sz w:val="24"/>
            <w:szCs w:val="24"/>
            <w:rtl w:val="0"/>
          </w:rPr>
          <w:t xml:space="preserve"> once the nightly data is downloaded the following day.</w:t>
        </w:r>
      </w:ins>
    </w:p>
    <w:p w:rsidR="00000000" w:rsidDel="00000000" w:rsidP="00000000" w:rsidRDefault="00000000" w:rsidRPr="00000000" w14:paraId="000000EC">
      <w:pPr>
        <w:numPr>
          <w:ilvl w:val="2"/>
          <w:numId w:val="14"/>
        </w:numPr>
        <w:spacing w:after="0" w:afterAutospacing="0" w:line="301.09090909090907" w:lineRule="auto"/>
        <w:ind w:left="2160" w:hanging="360"/>
        <w:rPr>
          <w:ins w:author="Travis Haase" w:id="101" w:date="2026-02-02T15:08:17Z"/>
          <w:sz w:val="24"/>
          <w:szCs w:val="24"/>
          <w:u w:val="none"/>
        </w:rPr>
      </w:pPr>
      <w:ins w:author="Travis Haase" w:id="101" w:date="2026-02-02T15:08:17Z">
        <w:r w:rsidDel="00000000" w:rsidR="00000000" w:rsidRPr="00000000">
          <w:rPr>
            <w:sz w:val="24"/>
            <w:szCs w:val="24"/>
            <w:rtl w:val="0"/>
          </w:rPr>
          <w:t xml:space="preserve">Extra “asset” data is added to the ProductAssets table in the Product database including asset name</w:t>
        </w:r>
      </w:ins>
    </w:p>
    <w:p w:rsidR="00000000" w:rsidDel="00000000" w:rsidP="00000000" w:rsidRDefault="00000000" w:rsidRPr="00000000" w14:paraId="000000ED">
      <w:pPr>
        <w:numPr>
          <w:ilvl w:val="2"/>
          <w:numId w:val="14"/>
        </w:numPr>
        <w:spacing w:after="0" w:afterAutospacing="0" w:line="301.09090909090907" w:lineRule="auto"/>
        <w:ind w:left="2160" w:hanging="360"/>
        <w:rPr>
          <w:sz w:val="24"/>
          <w:szCs w:val="24"/>
          <w:u w:val="none"/>
          <w:rPrChange w:author="Travis Haase" w:id="102" w:date="2026-02-02T15:08:14Z">
            <w:rPr>
              <w:sz w:val="24"/>
              <w:szCs w:val="24"/>
            </w:rPr>
          </w:rPrChange>
        </w:rPr>
        <w:pPrChange w:author="Travis Haase" w:id="0" w:date="2026-02-02T15:08:14Z">
          <w:pPr>
            <w:numPr>
              <w:ilvl w:val="0"/>
              <w:numId w:val="14"/>
            </w:numPr>
            <w:spacing w:after="160" w:line="301.09090909090907" w:lineRule="auto"/>
            <w:ind w:left="720" w:hanging="360"/>
          </w:pPr>
        </w:pPrChange>
      </w:pPr>
      <w:ins w:author="Travis Haase" w:id="101" w:date="2026-02-02T15:08:17Z">
        <w:r w:rsidDel="00000000" w:rsidR="00000000" w:rsidRPr="00000000">
          <w:rPr>
            <w:sz w:val="24"/>
            <w:szCs w:val="24"/>
            <w:rtl w:val="0"/>
          </w:rPr>
          <w:t xml:space="preserve">PDF or Zip file is uploaded to an AWS bucket /alfred-sellable-digital-products-other</w:t>
        </w:r>
      </w:ins>
      <w:r w:rsidDel="00000000" w:rsidR="00000000" w:rsidRPr="00000000">
        <w:rPr>
          <w:rtl w:val="0"/>
        </w:rPr>
      </w:r>
    </w:p>
    <w:p w:rsidR="00000000" w:rsidDel="00000000" w:rsidP="00000000" w:rsidRDefault="00000000" w:rsidRPr="00000000" w14:paraId="000000EE">
      <w:pPr>
        <w:numPr>
          <w:ilvl w:val="0"/>
          <w:numId w:val="14"/>
        </w:numPr>
        <w:spacing w:after="0" w:afterAutospacing="0" w:line="301.09090909090907" w:lineRule="auto"/>
        <w:ind w:left="720" w:hanging="360"/>
        <w:rPr>
          <w:ins w:author="Travis Haase" w:id="103" w:date="2026-02-02T15:16:34Z"/>
          <w:sz w:val="24"/>
          <w:szCs w:val="24"/>
        </w:rPr>
      </w:pPr>
      <w:r w:rsidDel="00000000" w:rsidR="00000000" w:rsidRPr="00000000">
        <w:rPr>
          <w:sz w:val="24"/>
          <w:szCs w:val="24"/>
          <w:rtl w:val="0"/>
        </w:rPr>
        <w:t xml:space="preserve">How do you test interactive PDFs and ZIP packages before they go live, and how often do customers report problems?</w:t>
      </w:r>
      <w:ins w:author="Travis Haase" w:id="103" w:date="2026-02-02T15:16:34Z">
        <w:r w:rsidDel="00000000" w:rsidR="00000000" w:rsidRPr="00000000">
          <w:rPr>
            <w:sz w:val="24"/>
            <w:szCs w:val="24"/>
            <w:rtl w:val="0"/>
          </w:rPr>
          <w:br w:type="textWrapping"/>
          <w:t xml:space="preserve">Answer:</w:t>
        </w:r>
      </w:ins>
    </w:p>
    <w:p w:rsidR="00000000" w:rsidDel="00000000" w:rsidP="00000000" w:rsidRDefault="00000000" w:rsidRPr="00000000" w14:paraId="000000EF">
      <w:pPr>
        <w:numPr>
          <w:ilvl w:val="1"/>
          <w:numId w:val="14"/>
        </w:numPr>
        <w:spacing w:after="0" w:afterAutospacing="0" w:line="301.09090909090907" w:lineRule="auto"/>
        <w:ind w:left="1440" w:hanging="360"/>
        <w:rPr>
          <w:sz w:val="24"/>
          <w:szCs w:val="24"/>
          <w:u w:val="none"/>
          <w:rPrChange w:author="Travis Haase" w:id="104" w:date="2026-02-02T15:16:34Z">
            <w:rPr>
              <w:sz w:val="24"/>
              <w:szCs w:val="24"/>
            </w:rPr>
          </w:rPrChange>
        </w:rPr>
        <w:pPrChange w:author="Travis Haase" w:id="0" w:date="2026-02-02T15:16:34Z">
          <w:pPr>
            <w:numPr>
              <w:ilvl w:val="0"/>
              <w:numId w:val="14"/>
            </w:numPr>
            <w:spacing w:after="160" w:line="301.09090909090907" w:lineRule="auto"/>
            <w:ind w:left="720" w:hanging="360"/>
          </w:pPr>
        </w:pPrChange>
      </w:pPr>
      <w:ins w:author="Travis Haase" w:id="103" w:date="2026-02-02T15:16:34Z">
        <w:r w:rsidDel="00000000" w:rsidR="00000000" w:rsidRPr="00000000">
          <w:rPr>
            <w:sz w:val="24"/>
            <w:szCs w:val="24"/>
            <w:rtl w:val="0"/>
          </w:rPr>
          <w:t xml:space="preserve">Visual/manual inspection.  I don’t have metrics on customer complaints, but because we have so few products setup this way, we haven’t </w:t>
        </w:r>
        <w:r w:rsidDel="00000000" w:rsidR="00000000" w:rsidRPr="00000000">
          <w:rPr>
            <w:sz w:val="24"/>
            <w:szCs w:val="24"/>
            <w:rtl w:val="0"/>
            <w:rPrChange w:author="Travis Haase" w:id="104" w:date="2026-02-02T15:16:34Z">
              <w:rPr>
                <w:sz w:val="24"/>
                <w:szCs w:val="24"/>
              </w:rPr>
            </w:rPrChange>
          </w:rPr>
          <w:t xml:space="preserve">received</w:t>
        </w:r>
        <w:r w:rsidDel="00000000" w:rsidR="00000000" w:rsidRPr="00000000">
          <w:rPr>
            <w:sz w:val="24"/>
            <w:szCs w:val="24"/>
            <w:rtl w:val="0"/>
          </w:rPr>
          <w:t xml:space="preserve"> a lot of complaints other than the fact that the PDFs aren’t watermarked with the customer name which can be an issue for contests.</w:t>
        </w:r>
      </w:ins>
      <w:r w:rsidDel="00000000" w:rsidR="00000000" w:rsidRPr="00000000">
        <w:rPr>
          <w:rtl w:val="0"/>
        </w:rPr>
      </w:r>
    </w:p>
    <w:p w:rsidR="00000000" w:rsidDel="00000000" w:rsidP="00000000" w:rsidRDefault="00000000" w:rsidRPr="00000000" w14:paraId="000000F0">
      <w:pPr>
        <w:numPr>
          <w:ilvl w:val="0"/>
          <w:numId w:val="14"/>
        </w:numPr>
        <w:spacing w:after="0" w:afterAutospacing="0" w:line="301.09090909090907" w:lineRule="auto"/>
        <w:ind w:left="720" w:hanging="360"/>
        <w:rPr>
          <w:ins w:author="Travis Haase" w:id="105" w:date="2026-02-02T15:17:50Z"/>
          <w:sz w:val="24"/>
          <w:szCs w:val="24"/>
        </w:rPr>
      </w:pPr>
      <w:r w:rsidDel="00000000" w:rsidR="00000000" w:rsidRPr="00000000">
        <w:rPr>
          <w:sz w:val="24"/>
          <w:szCs w:val="24"/>
          <w:rtl w:val="0"/>
        </w:rPr>
        <w:t xml:space="preserve">What's the volume of ER products, and is there business demand to distribute them through dealers?</w:t>
      </w:r>
      <w:ins w:author="Travis Haase" w:id="105" w:date="2026-02-02T15:17:50Z">
        <w:r w:rsidDel="00000000" w:rsidR="00000000" w:rsidRPr="00000000">
          <w:rPr>
            <w:rtl w:val="0"/>
          </w:rPr>
        </w:r>
      </w:ins>
    </w:p>
    <w:p w:rsidR="00000000" w:rsidDel="00000000" w:rsidP="00000000" w:rsidRDefault="00000000" w:rsidRPr="00000000" w14:paraId="000000F1">
      <w:pPr>
        <w:numPr>
          <w:ilvl w:val="1"/>
          <w:numId w:val="14"/>
        </w:numPr>
        <w:spacing w:after="160" w:line="301.09090909090907" w:lineRule="auto"/>
        <w:ind w:left="1440" w:hanging="360"/>
        <w:rPr>
          <w:sz w:val="24"/>
          <w:szCs w:val="24"/>
          <w:u w:val="none"/>
          <w:rPrChange w:author="Travis Haase" w:id="106" w:date="2026-02-02T15:17:50Z">
            <w:rPr>
              <w:sz w:val="24"/>
              <w:szCs w:val="24"/>
            </w:rPr>
          </w:rPrChange>
        </w:rPr>
        <w:pPrChange w:author="Travis Haase" w:id="0" w:date="2026-02-02T15:17:50Z">
          <w:pPr>
            <w:numPr>
              <w:ilvl w:val="0"/>
              <w:numId w:val="14"/>
            </w:numPr>
            <w:spacing w:after="160" w:line="301.09090909090907" w:lineRule="auto"/>
            <w:ind w:left="720" w:hanging="360"/>
          </w:pPr>
        </w:pPrChange>
      </w:pPr>
      <w:ins w:author="Travis Haase" w:id="105" w:date="2026-02-02T15:17:50Z">
        <w:r w:rsidDel="00000000" w:rsidR="00000000" w:rsidRPr="00000000">
          <w:rPr>
            <w:sz w:val="24"/>
            <w:szCs w:val="24"/>
            <w:rtl w:val="0"/>
          </w:rPr>
          <w:t xml:space="preserve">Right now, we only have 5.  Not sure about whether or not we are wanting to make these available for dealers or not.</w:t>
        </w:r>
      </w:ins>
      <w:r w:rsidDel="00000000" w:rsidR="00000000" w:rsidRPr="00000000">
        <w:rPr>
          <w:rtl w:val="0"/>
        </w:rPr>
      </w:r>
    </w:p>
    <w:p w:rsidR="00000000" w:rsidDel="00000000" w:rsidP="00000000" w:rsidRDefault="00000000" w:rsidRPr="00000000" w14:paraId="000000F2">
      <w:pPr>
        <w:spacing w:after="160" w:line="303.709090909090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spacing w:after="60" w:before="60" w:lineRule="auto"/>
        <w:rPr/>
      </w:pPr>
      <w:bookmarkStart w:colFirst="0" w:colLast="0" w:name="_nop5ituscc4d" w:id="14"/>
      <w:bookmarkEnd w:id="14"/>
      <w:r w:rsidDel="00000000" w:rsidR="00000000" w:rsidRPr="00000000">
        <w:rPr>
          <w:rtl w:val="0"/>
        </w:rPr>
        <w:t xml:space="preserve">Bypassing Legato - Info</w:t>
      </w:r>
    </w:p>
    <w:p w:rsidR="00000000" w:rsidDel="00000000" w:rsidP="00000000" w:rsidRDefault="00000000" w:rsidRPr="00000000" w14:paraId="000000F7">
      <w:pPr>
        <w:spacing w:after="60" w:before="60" w:lineRule="auto"/>
        <w:rPr>
          <w:color w:val="1d1c1d"/>
        </w:rPr>
      </w:pPr>
      <w:r w:rsidDel="00000000" w:rsidR="00000000" w:rsidRPr="00000000">
        <w:rPr>
          <w:color w:val="1d1c1d"/>
          <w:rtl w:val="0"/>
        </w:rPr>
        <w:t xml:space="preserve">From a recent discussion on what would be required to list digital products on our </w:t>
      </w:r>
      <w:hyperlink r:id="rId22">
        <w:r w:rsidDel="00000000" w:rsidR="00000000" w:rsidRPr="00000000">
          <w:rPr>
            <w:color w:val="1155cc"/>
            <w:u w:val="single"/>
            <w:rtl w:val="0"/>
          </w:rPr>
          <w:t xml:space="preserve">alfred.com</w:t>
        </w:r>
      </w:hyperlink>
      <w:r w:rsidDel="00000000" w:rsidR="00000000" w:rsidRPr="00000000">
        <w:rPr>
          <w:color w:val="1d1c1d"/>
          <w:rtl w:val="0"/>
        </w:rPr>
        <w:t xml:space="preserve"> site WITHOUT those products being sent out to Legato. </w:t>
      </w:r>
    </w:p>
    <w:p w:rsidR="00000000" w:rsidDel="00000000" w:rsidP="00000000" w:rsidRDefault="00000000" w:rsidRPr="00000000" w14:paraId="000000F8">
      <w:pPr>
        <w:spacing w:after="60" w:before="60" w:lineRule="auto"/>
        <w:rPr>
          <w:color w:val="1d1c1d"/>
        </w:rPr>
      </w:pPr>
      <w:r w:rsidDel="00000000" w:rsidR="00000000" w:rsidRPr="00000000">
        <w:rPr>
          <w:rtl w:val="0"/>
        </w:rPr>
      </w:r>
    </w:p>
    <w:p w:rsidR="00000000" w:rsidDel="00000000" w:rsidP="00000000" w:rsidRDefault="00000000" w:rsidRPr="00000000" w14:paraId="000000F9">
      <w:pPr>
        <w:spacing w:after="60" w:before="60" w:lineRule="auto"/>
        <w:rPr>
          <w:color w:val="1d1c1d"/>
        </w:rPr>
      </w:pPr>
      <w:r w:rsidDel="00000000" w:rsidR="00000000" w:rsidRPr="00000000">
        <w:rPr>
          <w:color w:val="1d1c1d"/>
          <w:rtl w:val="0"/>
        </w:rPr>
        <w:t xml:space="preserve">The team identified the following needs:</w:t>
      </w:r>
    </w:p>
    <w:p w:rsidR="00000000" w:rsidDel="00000000" w:rsidP="00000000" w:rsidRDefault="00000000" w:rsidRPr="00000000" w14:paraId="000000FA">
      <w:pPr>
        <w:spacing w:after="60" w:before="60" w:lineRule="auto"/>
        <w:rPr>
          <w:color w:val="1d1c1d"/>
        </w:rPr>
      </w:pPr>
      <w:r w:rsidDel="00000000" w:rsidR="00000000" w:rsidRPr="00000000">
        <w:rPr>
          <w:rtl w:val="0"/>
        </w:rPr>
      </w:r>
    </w:p>
    <w:p w:rsidR="00000000" w:rsidDel="00000000" w:rsidP="00000000" w:rsidRDefault="00000000" w:rsidRPr="00000000" w14:paraId="000000FB">
      <w:pPr>
        <w:numPr>
          <w:ilvl w:val="0"/>
          <w:numId w:val="13"/>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color w:val="1d1c1d"/>
          <w:rtl w:val="0"/>
        </w:rPr>
        <w:t xml:space="preserve">The ability to tag Alfred-only or Legato-or-not in the SQL database + the logic ability to read that downstream in the </w:t>
      </w:r>
      <w:hyperlink r:id="rId23">
        <w:r w:rsidDel="00000000" w:rsidR="00000000" w:rsidRPr="00000000">
          <w:rPr>
            <w:color w:val="1264a3"/>
            <w:rtl w:val="0"/>
          </w:rPr>
          <w:t xml:space="preserve">Alfred.com product database</w:t>
        </w:r>
      </w:hyperlink>
      <w:r w:rsidDel="00000000" w:rsidR="00000000" w:rsidRPr="00000000">
        <w:rPr>
          <w:rtl w:val="0"/>
        </w:rPr>
      </w:r>
    </w:p>
    <w:p w:rsidR="00000000" w:rsidDel="00000000" w:rsidP="00000000" w:rsidRDefault="00000000" w:rsidRPr="00000000" w14:paraId="000000FC">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Digital Production team would need the ability to manipulate (self serve) the following fields (in the digital products SQL Server table, possibly called MR Upload). Today, the team has to go to an Alfred data engineer to make these changes.</w:t>
      </w:r>
    </w:p>
    <w:p w:rsidR="00000000" w:rsidDel="00000000" w:rsidP="00000000" w:rsidRDefault="00000000" w:rsidRPr="00000000" w14:paraId="000000FD">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1d1c1d"/>
          <w:rtl w:val="0"/>
        </w:rPr>
        <w:t xml:space="preserve">DateAdded</w:t>
      </w:r>
    </w:p>
    <w:p w:rsidR="00000000" w:rsidDel="00000000" w:rsidP="00000000" w:rsidRDefault="00000000" w:rsidRPr="00000000" w14:paraId="000000FE">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1d1c1d"/>
          <w:rtl w:val="0"/>
        </w:rPr>
        <w:t xml:space="preserve">TerritoryCode</w:t>
      </w:r>
    </w:p>
    <w:p w:rsidR="00000000" w:rsidDel="00000000" w:rsidP="00000000" w:rsidRDefault="00000000" w:rsidRPr="00000000" w14:paraId="000000FF">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1d1c1d"/>
          <w:rtl w:val="0"/>
        </w:rPr>
        <w:t xml:space="preserve">Territory</w:t>
      </w:r>
    </w:p>
    <w:p w:rsidR="00000000" w:rsidDel="00000000" w:rsidP="00000000" w:rsidRDefault="00000000" w:rsidRPr="00000000" w14:paraId="00000100">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1d1c1d"/>
          <w:rtl w:val="0"/>
        </w:rPr>
        <w:t xml:space="preserve">ens_Sort</w:t>
      </w:r>
    </w:p>
    <w:p w:rsidR="00000000" w:rsidDel="00000000" w:rsidP="00000000" w:rsidRDefault="00000000" w:rsidRPr="00000000" w14:paraId="00000101">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1d1c1d"/>
          <w:rtl w:val="0"/>
        </w:rPr>
        <w:t xml:space="preserve">ens_SetQty</w:t>
      </w:r>
    </w:p>
    <w:p w:rsidR="00000000" w:rsidDel="00000000" w:rsidP="00000000" w:rsidRDefault="00000000" w:rsidRPr="00000000" w14:paraId="00000102">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1d1c1d"/>
          <w:rtl w:val="0"/>
        </w:rPr>
        <w:t xml:space="preserve">SKU</w:t>
      </w:r>
    </w:p>
    <w:p w:rsidR="00000000" w:rsidDel="00000000" w:rsidP="00000000" w:rsidRDefault="00000000" w:rsidRPr="00000000" w14:paraId="00000103">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1d1c1d"/>
          <w:rtl w:val="0"/>
        </w:rPr>
        <w:t xml:space="preserve">*Please note that these are essential fields, there is a long list of lower priority fields that may be needed in the future</w:t>
      </w:r>
    </w:p>
    <w:p w:rsidR="00000000" w:rsidDel="00000000" w:rsidP="00000000" w:rsidRDefault="00000000" w:rsidRPr="00000000" w14:paraId="0000010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The ability to </w:t>
      </w:r>
      <w:r w:rsidDel="00000000" w:rsidR="00000000" w:rsidRPr="00000000">
        <w:rPr>
          <w:i w:val="1"/>
          <w:iCs w:val="1"/>
          <w:color w:val="1d1c1d"/>
          <w:u w:val="single"/>
          <w:rtl w:val="0"/>
        </w:rPr>
        <w:t xml:space="preserve">globally</w:t>
      </w:r>
      <w:r w:rsidDel="00000000" w:rsidR="00000000" w:rsidRPr="00000000">
        <w:rPr>
          <w:color w:val="1d1c1d"/>
          <w:rtl w:val="0"/>
        </w:rPr>
        <w:t xml:space="preserve"> change data on all digital skus related to a single reference sku</w:t>
      </w:r>
    </w:p>
    <w:p w:rsidR="00000000" w:rsidDel="00000000" w:rsidP="00000000" w:rsidRDefault="00000000" w:rsidRPr="00000000" w14:paraId="00000105">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1d1c1d"/>
          <w:rtl w:val="0"/>
        </w:rPr>
        <w:t xml:space="preserve">Ex) Digital SKUs: 00-PC-0019547_F1 (Four Seasonal Rounds: Flute) &amp; 00-PC-0019547_O1 (Four Seasonal Rounds: Oboe)</w:t>
      </w:r>
    </w:p>
    <w:p w:rsidR="00000000" w:rsidDel="00000000" w:rsidP="00000000" w:rsidRDefault="00000000" w:rsidRPr="00000000" w14:paraId="00000106">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1d1c1d"/>
          <w:rtl w:val="0"/>
        </w:rPr>
        <w:t xml:space="preserve">Ex) Reference SKU: 00-51402</w:t>
        <w:tab/>
        <w:t xml:space="preserve">(Four Seasonal Rounds)</w:t>
      </w:r>
    </w:p>
    <w:p w:rsidR="00000000" w:rsidDel="00000000" w:rsidP="00000000" w:rsidRDefault="00000000" w:rsidRPr="00000000" w14:paraId="00000107">
      <w:pPr>
        <w:numPr>
          <w:ilvl w:val="2"/>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1d1c1d"/>
          <w:u w:val="none"/>
        </w:rPr>
      </w:pPr>
      <w:r w:rsidDel="00000000" w:rsidR="00000000" w:rsidRPr="00000000">
        <w:rPr>
          <w:color w:val="1d1c1d"/>
          <w:rtl w:val="0"/>
        </w:rPr>
        <w:t xml:space="preserve">Today, the team uses this report to view that SKU data in MR Upload - </w:t>
      </w:r>
      <w:hyperlink r:id="rId24">
        <w:r w:rsidDel="00000000" w:rsidR="00000000" w:rsidRPr="00000000">
          <w:rPr>
            <w:color w:val="1155cc"/>
            <w:u w:val="single"/>
            <w:rtl w:val="0"/>
          </w:rPr>
          <w:t xml:space="preserve">http://alfredawssql06.alfredpub.com/reports/report/Digital_Reports/Full_MR_Upload_Table</w:t>
        </w:r>
      </w:hyperlink>
      <w:r w:rsidDel="00000000" w:rsidR="00000000" w:rsidRPr="00000000">
        <w:rPr>
          <w:rtl w:val="0"/>
        </w:rPr>
      </w:r>
    </w:p>
    <w:p w:rsidR="00000000" w:rsidDel="00000000" w:rsidP="00000000" w:rsidRDefault="00000000" w:rsidRPr="00000000" w14:paraId="00000108">
      <w:pPr>
        <w:numPr>
          <w:ilvl w:val="2"/>
          <w:numId w:val="13"/>
        </w:numPr>
        <w:pBdr>
          <w:top w:color="auto" w:space="0" w:sz="0" w:val="none"/>
          <w:bottom w:color="auto" w:space="0" w:sz="0" w:val="none"/>
          <w:right w:color="auto" w:space="0" w:sz="0" w:val="none"/>
          <w:between w:color="auto" w:space="0" w:sz="0" w:val="none"/>
        </w:pBdr>
        <w:spacing w:after="200" w:before="0" w:beforeAutospacing="0" w:lineRule="auto"/>
        <w:ind w:left="2160" w:hanging="360"/>
        <w:rPr>
          <w:color w:val="1d1c1d"/>
          <w:u w:val="none"/>
        </w:rPr>
      </w:pPr>
      <w:r w:rsidDel="00000000" w:rsidR="00000000" w:rsidRPr="00000000">
        <w:rPr>
          <w:color w:val="1d1c1d"/>
          <w:rtl w:val="0"/>
        </w:rPr>
        <w:t xml:space="preserve">Re: making the SKU data change “</w:t>
      </w:r>
      <w:r w:rsidDel="00000000" w:rsidR="00000000" w:rsidRPr="00000000">
        <w:rPr>
          <w:i w:val="1"/>
          <w:iCs w:val="1"/>
          <w:color w:val="1d1c1d"/>
          <w:u w:val="single"/>
          <w:rtl w:val="0"/>
        </w:rPr>
        <w:t xml:space="preserve">globally</w:t>
      </w:r>
      <w:r w:rsidDel="00000000" w:rsidR="00000000" w:rsidRPr="00000000">
        <w:rPr>
          <w:color w:val="1d1c1d"/>
          <w:rtl w:val="0"/>
        </w:rPr>
        <w:t xml:space="preserve">”: </w:t>
      </w:r>
      <w:r w:rsidDel="00000000" w:rsidR="00000000" w:rsidRPr="00000000">
        <w:rPr>
          <w:rtl w:val="0"/>
        </w:rPr>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pacing w:after="200" w:before="200" w:lineRule="auto"/>
        <w:rPr>
          <w:color w:val="1d1c1d"/>
        </w:rPr>
      </w:pPr>
      <w:r w:rsidDel="00000000" w:rsidR="00000000" w:rsidRPr="00000000">
        <w:rPr>
          <w:b w:val="1"/>
          <w:bCs w:val="1"/>
          <w:i w:val="1"/>
          <w:iCs w:val="1"/>
          <w:color w:val="1d1c1d"/>
          <w:rtl w:val="0"/>
        </w:rPr>
        <w:t xml:space="preserve">To illustrate the need, here is an example.  When we have a performance set that we sell, we have to have one record in the SQL table for EACH part and the set SKU.  So an average performance set has about 20 parts, or let's say it has 22 records in the SQL table (1 for the set; 1 for the score; 20 for the parts).  James Grupenhoff reaches out to me, telling me that we now are not allowed to sell this performance set in Europe, so  I have to change the territory/territory code to reflect this.  In order to do this properly, because every part can be sold alone (22 records), each record has to have their territory/territory code modified to not allow them to be sold in Europe.  In order to do this, all 22 records need to be modified.  We don't currently have a way to "en mass" or "globally" change all 22 records at this time, and anything that I mention below that we currently can change within the UI (</w:t>
      </w:r>
      <w:hyperlink r:id="rId25">
        <w:r w:rsidDel="00000000" w:rsidR="00000000" w:rsidRPr="00000000">
          <w:rPr>
            <w:b w:val="1"/>
            <w:bCs w:val="1"/>
            <w:i w:val="1"/>
            <w:iCs w:val="1"/>
            <w:color w:val="1264a3"/>
            <w:rtl w:val="0"/>
          </w:rPr>
          <w:t xml:space="preserve">portal.alfred.com</w:t>
        </w:r>
      </w:hyperlink>
      <w:r w:rsidDel="00000000" w:rsidR="00000000" w:rsidRPr="00000000">
        <w:rPr>
          <w:b w:val="1"/>
          <w:bCs w:val="1"/>
          <w:i w:val="1"/>
          <w:iCs w:val="1"/>
          <w:color w:val="1d1c1d"/>
          <w:rtl w:val="0"/>
        </w:rPr>
        <w:t xml:space="preserve">) we have to change 1 part at a time.</w:t>
      </w:r>
      <w:r w:rsidDel="00000000" w:rsidR="00000000" w:rsidRPr="00000000">
        <w:rPr>
          <w:rtl w:val="0"/>
        </w:rPr>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pacing w:after="100" w:before="100" w:lineRule="auto"/>
        <w:rPr>
          <w:b w:val="1"/>
          <w:bCs w:val="1"/>
          <w:i w:val="1"/>
          <w:iCs w:val="1"/>
          <w:color w:val="1d1c1d"/>
        </w:rPr>
      </w:pPr>
      <w:r w:rsidDel="00000000" w:rsidR="00000000" w:rsidRPr="00000000">
        <w:rPr>
          <w:b w:val="1"/>
          <w:bCs w:val="1"/>
          <w:i w:val="1"/>
          <w:iCs w:val="1"/>
          <w:color w:val="1d1c1d"/>
          <w:rtl w:val="0"/>
        </w:rPr>
        <w:t xml:space="preserve">There is a legacy UI available via</w:t>
      </w:r>
      <w:hyperlink r:id="rId26">
        <w:r w:rsidDel="00000000" w:rsidR="00000000" w:rsidRPr="00000000">
          <w:rPr>
            <w:b w:val="1"/>
            <w:bCs w:val="1"/>
            <w:i w:val="1"/>
            <w:iCs w:val="1"/>
            <w:color w:val="1d1c1d"/>
            <w:rtl w:val="0"/>
          </w:rPr>
          <w:t xml:space="preserve"> </w:t>
        </w:r>
      </w:hyperlink>
      <w:hyperlink r:id="rId27">
        <w:r w:rsidDel="00000000" w:rsidR="00000000" w:rsidRPr="00000000">
          <w:rPr>
            <w:b w:val="1"/>
            <w:bCs w:val="1"/>
            <w:i w:val="1"/>
            <w:iCs w:val="1"/>
            <w:color w:val="1264a3"/>
            <w:rtl w:val="0"/>
          </w:rPr>
          <w:t xml:space="preserve">portal.alfred.com</w:t>
        </w:r>
      </w:hyperlink>
      <w:r w:rsidDel="00000000" w:rsidR="00000000" w:rsidRPr="00000000">
        <w:rPr>
          <w:b w:val="1"/>
          <w:bCs w:val="1"/>
          <w:i w:val="1"/>
          <w:iCs w:val="1"/>
          <w:color w:val="1d1c1d"/>
          <w:rtl w:val="0"/>
        </w:rPr>
        <w:t xml:space="preserve"> under "TSM &gt; Digital Product Search", located here:</w:t>
      </w:r>
      <w:hyperlink r:id="rId28">
        <w:r w:rsidDel="00000000" w:rsidR="00000000" w:rsidRPr="00000000">
          <w:rPr>
            <w:b w:val="1"/>
            <w:bCs w:val="1"/>
            <w:i w:val="1"/>
            <w:iCs w:val="1"/>
            <w:color w:val="1d1c1d"/>
            <w:rtl w:val="0"/>
          </w:rPr>
          <w:t xml:space="preserve"> </w:t>
        </w:r>
      </w:hyperlink>
      <w:hyperlink r:id="rId29">
        <w:r w:rsidDel="00000000" w:rsidR="00000000" w:rsidRPr="00000000">
          <w:rPr>
            <w:b w:val="1"/>
            <w:bCs w:val="1"/>
            <w:i w:val="1"/>
            <w:iCs w:val="1"/>
            <w:color w:val="1264a3"/>
            <w:rtl w:val="0"/>
          </w:rPr>
          <w:t xml:space="preserve">https://portal.alfred.com/TSM/Digital/DigitalProductSearch.aspx</w:t>
        </w:r>
      </w:hyperlink>
      <w:r w:rsidDel="00000000" w:rsidR="00000000" w:rsidRPr="00000000">
        <w:rPr>
          <w:rtl w:val="0"/>
        </w:rPr>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b w:val="1"/>
          <w:bCs w:val="1"/>
          <w:i w:val="1"/>
          <w:iCs w:val="1"/>
          <w:color w:val="1d1c1d"/>
          <w:rtl w:val="0"/>
        </w:rPr>
        <w:t xml:space="preserve">This interface allows us to search for a digital OR physical SKU, find the associated records, and then manipulate the below listed data fields the MR Upload SQL table.  (While still useful, when encountering a performance set, like the example above with 22 records, the Digital Production team has to manually go in and change all 22 records individually on this UI which is very tedious.  </w:t>
      </w:r>
      <w:r w:rsidDel="00000000" w:rsidR="00000000" w:rsidRPr="00000000">
        <w:rPr>
          <w:rtl w:val="0"/>
        </w:rPr>
      </w:r>
    </w:p>
    <w:p w:rsidR="00000000" w:rsidDel="00000000" w:rsidP="00000000" w:rsidRDefault="00000000" w:rsidRPr="00000000" w14:paraId="0000010C">
      <w:pPr>
        <w:numPr>
          <w:ilvl w:val="0"/>
          <w:numId w:val="6"/>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b w:val="1"/>
          <w:bCs w:val="1"/>
          <w:i w:val="1"/>
          <w:iCs w:val="1"/>
          <w:color w:val="1d1c1d"/>
          <w:rtl w:val="0"/>
        </w:rPr>
        <w:t xml:space="preserve">Preview Pages</w:t>
      </w:r>
    </w:p>
    <w:p w:rsidR="00000000" w:rsidDel="00000000" w:rsidP="00000000" w:rsidRDefault="00000000" w:rsidRPr="00000000" w14:paraId="0000010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b w:val="1"/>
          <w:bCs w:val="1"/>
          <w:i w:val="1"/>
          <w:iCs w:val="1"/>
          <w:color w:val="1d1c1d"/>
          <w:rtl w:val="0"/>
        </w:rPr>
        <w:t xml:space="preserve">Total Pages</w:t>
      </w:r>
    </w:p>
    <w:p w:rsidR="00000000" w:rsidDel="00000000" w:rsidP="00000000" w:rsidRDefault="00000000" w:rsidRPr="00000000" w14:paraId="0000010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b w:val="1"/>
          <w:bCs w:val="1"/>
          <w:i w:val="1"/>
          <w:iCs w:val="1"/>
          <w:color w:val="1d1c1d"/>
          <w:rtl w:val="0"/>
        </w:rPr>
        <w:t xml:space="preserve">Price</w:t>
      </w:r>
    </w:p>
    <w:p w:rsidR="00000000" w:rsidDel="00000000" w:rsidP="00000000" w:rsidRDefault="00000000" w:rsidRPr="00000000" w14:paraId="0000010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b w:val="1"/>
          <w:bCs w:val="1"/>
          <w:i w:val="1"/>
          <w:iCs w:val="1"/>
          <w:color w:val="1d1c1d"/>
          <w:rtl w:val="0"/>
        </w:rPr>
        <w:t xml:space="preserve">Enable/Disable</w:t>
      </w:r>
    </w:p>
    <w:p w:rsidR="00000000" w:rsidDel="00000000" w:rsidP="00000000" w:rsidRDefault="00000000" w:rsidRPr="00000000" w14:paraId="0000011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b w:val="1"/>
          <w:bCs w:val="1"/>
          <w:i w:val="1"/>
          <w:iCs w:val="1"/>
          <w:color w:val="1d1c1d"/>
          <w:rtl w:val="0"/>
        </w:rPr>
        <w:t xml:space="preserve">Title</w:t>
      </w:r>
    </w:p>
    <w:p w:rsidR="00000000" w:rsidDel="00000000" w:rsidP="00000000" w:rsidRDefault="00000000" w:rsidRPr="00000000" w14:paraId="0000011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b w:val="1"/>
          <w:bCs w:val="1"/>
          <w:i w:val="1"/>
          <w:iCs w:val="1"/>
          <w:color w:val="1d1c1d"/>
          <w:rtl w:val="0"/>
        </w:rPr>
        <w:t xml:space="preserve">TitleWRK</w:t>
      </w:r>
    </w:p>
    <w:p w:rsidR="00000000" w:rsidDel="00000000" w:rsidP="00000000" w:rsidRDefault="00000000" w:rsidRPr="00000000" w14:paraId="0000011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b w:val="1"/>
          <w:bCs w:val="1"/>
          <w:i w:val="1"/>
          <w:iCs w:val="1"/>
          <w:color w:val="1d1c1d"/>
          <w:rtl w:val="0"/>
        </w:rPr>
        <w:t xml:space="preserve">Title Simple</w:t>
      </w:r>
    </w:p>
    <w:p w:rsidR="00000000" w:rsidDel="00000000" w:rsidP="00000000" w:rsidRDefault="00000000" w:rsidRPr="00000000" w14:paraId="0000011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b w:val="1"/>
          <w:bCs w:val="1"/>
          <w:i w:val="1"/>
          <w:iCs w:val="1"/>
          <w:color w:val="1d1c1d"/>
          <w:rtl w:val="0"/>
        </w:rPr>
        <w:t xml:space="preserve">Arrangement</w:t>
      </w:r>
    </w:p>
    <w:p w:rsidR="00000000" w:rsidDel="00000000" w:rsidP="00000000" w:rsidRDefault="00000000" w:rsidRPr="00000000" w14:paraId="0000011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b w:val="1"/>
          <w:bCs w:val="1"/>
          <w:i w:val="1"/>
          <w:iCs w:val="1"/>
          <w:color w:val="1d1c1d"/>
          <w:rtl w:val="0"/>
        </w:rPr>
        <w:t xml:space="preserve">Landscape</w:t>
      </w:r>
    </w:p>
    <w:p w:rsidR="00000000" w:rsidDel="00000000" w:rsidP="00000000" w:rsidRDefault="00000000" w:rsidRPr="00000000" w14:paraId="0000011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b w:val="1"/>
          <w:bCs w:val="1"/>
          <w:i w:val="1"/>
          <w:iCs w:val="1"/>
          <w:color w:val="1d1c1d"/>
          <w:rtl w:val="0"/>
        </w:rPr>
        <w:t xml:space="preserve">Description</w:t>
      </w:r>
    </w:p>
    <w:p w:rsidR="00000000" w:rsidDel="00000000" w:rsidP="00000000" w:rsidRDefault="00000000" w:rsidRPr="00000000" w14:paraId="00000116">
      <w:pPr>
        <w:numPr>
          <w:ilvl w:val="0"/>
          <w:numId w:val="6"/>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b w:val="1"/>
          <w:bCs w:val="1"/>
          <w:i w:val="1"/>
          <w:iCs w:val="1"/>
          <w:color w:val="1d1c1d"/>
          <w:rtl w:val="0"/>
        </w:rPr>
        <w:t xml:space="preserve">Disable Reason</w:t>
      </w:r>
    </w:p>
    <w:p w:rsidR="00000000" w:rsidDel="00000000" w:rsidP="00000000" w:rsidRDefault="00000000" w:rsidRPr="00000000" w14:paraId="00000117">
      <w:pPr>
        <w:pStyle w:val="Heading3"/>
        <w:pBdr>
          <w:top w:color="auto" w:space="0" w:sz="0" w:val="none"/>
          <w:bottom w:color="auto" w:space="0" w:sz="0" w:val="none"/>
          <w:right w:color="auto" w:space="0" w:sz="0" w:val="none"/>
          <w:between w:color="auto" w:space="0" w:sz="0" w:val="none"/>
        </w:pBdr>
        <w:spacing w:after="200" w:before="200" w:lineRule="auto"/>
        <w:rPr/>
      </w:pPr>
      <w:bookmarkStart w:colFirst="0" w:colLast="0" w:name="_95ltzbopd3q" w:id="15"/>
      <w:bookmarkEnd w:id="15"/>
      <w:r w:rsidDel="00000000" w:rsidR="00000000" w:rsidRPr="00000000">
        <w:rPr>
          <w:rtl w:val="0"/>
        </w:rPr>
        <w:t xml:space="preserve">GLOSSARY for SKU Types</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pacing w:after="200" w:before="200" w:lineRule="auto"/>
        <w:ind w:left="0" w:firstLine="0"/>
        <w:rPr>
          <w:b w:val="1"/>
          <w:bCs w:val="1"/>
          <w:color w:val="1d1c1d"/>
        </w:rPr>
      </w:pPr>
      <w:r w:rsidDel="00000000" w:rsidR="00000000" w:rsidRPr="00000000">
        <w:rPr>
          <w:b w:val="1"/>
          <w:bCs w:val="1"/>
          <w:color w:val="1d1c1d"/>
          <w:rtl w:val="0"/>
        </w:rPr>
        <w:t xml:space="preserve">Types of DIGITAL SKUs:</w:t>
      </w:r>
    </w:p>
    <w:p w:rsidR="00000000" w:rsidDel="00000000" w:rsidP="00000000" w:rsidRDefault="00000000" w:rsidRPr="00000000" w14:paraId="00000119">
      <w:pPr>
        <w:numPr>
          <w:ilvl w:val="0"/>
          <w:numId w:val="5"/>
        </w:numPr>
        <w:pBdr>
          <w:top w:color="auto" w:space="0" w:sz="0" w:val="none"/>
          <w:bottom w:color="auto" w:space="0" w:sz="0" w:val="none"/>
          <w:right w:color="auto" w:space="0" w:sz="0" w:val="none"/>
          <w:between w:color="auto" w:space="0" w:sz="0" w:val="none"/>
        </w:pBdr>
        <w:spacing w:after="0" w:afterAutospacing="0" w:before="100" w:lineRule="auto"/>
        <w:ind w:left="720" w:hanging="360"/>
        <w:rPr>
          <w:b w:val="1"/>
          <w:bCs w:val="1"/>
          <w:i w:val="1"/>
          <w:iCs w:val="1"/>
          <w:u w:val="none"/>
        </w:rPr>
      </w:pPr>
      <w:r w:rsidDel="00000000" w:rsidR="00000000" w:rsidRPr="00000000">
        <w:rPr>
          <w:b w:val="1"/>
          <w:bCs w:val="1"/>
          <w:i w:val="1"/>
          <w:iCs w:val="1"/>
          <w:color w:val="1d1c1d"/>
          <w:rtl w:val="0"/>
        </w:rPr>
        <w:t xml:space="preserve">Sold through Legato/MR Upload -</w:t>
      </w:r>
      <w:hyperlink r:id="rId30">
        <w:r w:rsidDel="00000000" w:rsidR="00000000" w:rsidRPr="00000000">
          <w:rPr>
            <w:b w:val="1"/>
            <w:bCs w:val="1"/>
            <w:i w:val="1"/>
            <w:iCs w:val="1"/>
            <w:color w:val="1d1c1d"/>
            <w:rtl w:val="0"/>
          </w:rPr>
          <w:t xml:space="preserve"> </w:t>
        </w:r>
      </w:hyperlink>
      <w:hyperlink r:id="rId31">
        <w:r w:rsidDel="00000000" w:rsidR="00000000" w:rsidRPr="00000000">
          <w:rPr>
            <w:b w:val="1"/>
            <w:bCs w:val="1"/>
            <w:i w:val="1"/>
            <w:iCs w:val="1"/>
            <w:color w:val="1264a3"/>
            <w:rtl w:val="0"/>
          </w:rPr>
          <w:t xml:space="preserve">https://docs.google.com/document/d/1XuTianeH97I3gqfv7pOIdJwr0L_kGwDXt31SFNVTr6k/edit?tab=t.0#heading=h.k5xnolpf5zuk</w:t>
        </w:r>
      </w:hyperlink>
      <w:r w:rsidDel="00000000" w:rsidR="00000000" w:rsidRPr="00000000">
        <w:rPr>
          <w:rtl w:val="0"/>
        </w:rPr>
      </w:r>
    </w:p>
    <w:p w:rsidR="00000000" w:rsidDel="00000000" w:rsidP="00000000" w:rsidRDefault="00000000" w:rsidRPr="00000000" w14:paraId="0000011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i w:val="1"/>
          <w:iCs w:val="1"/>
          <w:color w:val="1d1c1d"/>
          <w:u w:val="none"/>
        </w:rPr>
      </w:pPr>
      <w:r w:rsidDel="00000000" w:rsidR="00000000" w:rsidRPr="00000000">
        <w:rPr>
          <w:b w:val="1"/>
          <w:bCs w:val="1"/>
          <w:i w:val="1"/>
          <w:iCs w:val="1"/>
          <w:color w:val="1d1c1d"/>
          <w:rtl w:val="0"/>
        </w:rPr>
        <w:t xml:space="preserve">"ER" SKUs.  These are SKUs with item numbers that begin "ER".  These were originally for eBook versions of our physical publications, but during the pandemic, we made google slides that needed transactions to report to, and they also used a few hundred "ER" skus.  Example: 00-ER42005 (Physical/Reference/Parent SKU = 00-42005)</w:t>
      </w:r>
    </w:p>
    <w:p w:rsidR="00000000" w:rsidDel="00000000" w:rsidP="00000000" w:rsidRDefault="00000000" w:rsidRPr="00000000" w14:paraId="0000011B">
      <w:pPr>
        <w:numPr>
          <w:ilvl w:val="0"/>
          <w:numId w:val="5"/>
        </w:numPr>
        <w:pBdr>
          <w:top w:color="auto" w:space="0" w:sz="0" w:val="none"/>
          <w:bottom w:color="auto" w:space="0" w:sz="0" w:val="none"/>
          <w:right w:color="auto" w:space="0" w:sz="0" w:val="none"/>
          <w:between w:color="auto" w:space="0" w:sz="0" w:val="none"/>
        </w:pBdr>
        <w:spacing w:after="100" w:before="0" w:beforeAutospacing="0" w:lineRule="auto"/>
        <w:ind w:left="720" w:hanging="360"/>
        <w:rPr>
          <w:b w:val="1"/>
          <w:bCs w:val="1"/>
          <w:i w:val="1"/>
          <w:iCs w:val="1"/>
          <w:u w:val="none"/>
        </w:rPr>
      </w:pPr>
      <w:r w:rsidDel="00000000" w:rsidR="00000000" w:rsidRPr="00000000">
        <w:rPr>
          <w:b w:val="1"/>
          <w:bCs w:val="1"/>
          <w:i w:val="1"/>
          <w:iCs w:val="1"/>
          <w:color w:val="1d1c1d"/>
          <w:rtl w:val="0"/>
        </w:rPr>
        <w:t xml:space="preserve">"AA-" or "A-" SKUs.  These are for digital audio that we sell through some dealers and</w:t>
      </w:r>
      <w:hyperlink r:id="rId32">
        <w:r w:rsidDel="00000000" w:rsidR="00000000" w:rsidRPr="00000000">
          <w:rPr>
            <w:b w:val="1"/>
            <w:bCs w:val="1"/>
            <w:i w:val="1"/>
            <w:iCs w:val="1"/>
            <w:color w:val="1d1c1d"/>
            <w:rtl w:val="0"/>
          </w:rPr>
          <w:t xml:space="preserve"> </w:t>
        </w:r>
      </w:hyperlink>
      <w:hyperlink r:id="rId33">
        <w:r w:rsidDel="00000000" w:rsidR="00000000" w:rsidRPr="00000000">
          <w:rPr>
            <w:b w:val="1"/>
            <w:bCs w:val="1"/>
            <w:i w:val="1"/>
            <w:iCs w:val="1"/>
            <w:color w:val="1264a3"/>
            <w:rtl w:val="0"/>
          </w:rPr>
          <w:t xml:space="preserve">alfred.com</w:t>
        </w:r>
      </w:hyperlink>
      <w:r w:rsidDel="00000000" w:rsidR="00000000" w:rsidRPr="00000000">
        <w:rPr>
          <w:b w:val="1"/>
          <w:bCs w:val="1"/>
          <w:i w:val="1"/>
          <w:iCs w:val="1"/>
          <w:color w:val="1d1c1d"/>
          <w:rtl w:val="0"/>
        </w:rPr>
        <w:t xml:space="preserve">.  "A" stands for 1 song, whereas "AA" represents a full album.  Most, but not all, "A" or "AA" sku has a physical disc version that we sell or have sold in the past.  Examples: 00-A-00016047 is a one track song which is a recording of a choral piece which we sell in print form.  We also sell a Soundtrax CD for this audio, and that is the Reference/Parent/Physical SKU related to this "A-" sku, which is 00-51234; 00-AA-0000235 is similar in setup to the "A-" sku example before, but it has more tracks, and is more considered an "Album", hence the "AA-".  NOTE: These are also sold thru Naxos, which distributes them thru Apple Music, Amazon Music, etc., and is managed by Eric Fortin.</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pacing w:after="100" w:before="100" w:lineRule="auto"/>
        <w:rPr>
          <w:b w:val="1"/>
          <w:bCs w:val="1"/>
          <w:i w:val="1"/>
          <w:iCs w:val="1"/>
          <w:color w:val="1d1c1d"/>
        </w:rPr>
      </w:pPr>
      <w:r w:rsidDel="00000000" w:rsidR="00000000" w:rsidRPr="00000000">
        <w:rPr>
          <w:b w:val="1"/>
          <w:bCs w:val="1"/>
          <w:i w:val="1"/>
          <w:iCs w:val="1"/>
          <w:color w:val="1d1c1d"/>
          <w:rtl w:val="0"/>
        </w:rPr>
        <w:t xml:space="preserve">Physical SKUs / Reference SKUs / Parent SKUs</w:t>
      </w:r>
    </w:p>
    <w:p w:rsidR="00000000" w:rsidDel="00000000" w:rsidP="00000000" w:rsidRDefault="00000000" w:rsidRPr="00000000" w14:paraId="0000011D">
      <w:pPr>
        <w:numPr>
          <w:ilvl w:val="0"/>
          <w:numId w:val="5"/>
        </w:numPr>
        <w:pBdr>
          <w:top w:color="auto" w:space="0" w:sz="0" w:val="none"/>
          <w:bottom w:color="auto" w:space="0" w:sz="0" w:val="none"/>
          <w:right w:color="auto" w:space="0" w:sz="0" w:val="none"/>
          <w:between w:color="auto" w:space="0" w:sz="0" w:val="none"/>
        </w:pBdr>
        <w:spacing w:after="100" w:before="100" w:lineRule="auto"/>
        <w:ind w:left="720" w:hanging="360"/>
        <w:rPr>
          <w:b w:val="1"/>
          <w:bCs w:val="1"/>
          <w:i w:val="1"/>
          <w:iCs w:val="1"/>
          <w:color w:val="1d1c1d"/>
          <w:u w:val="none"/>
        </w:rPr>
      </w:pPr>
      <w:r w:rsidDel="00000000" w:rsidR="00000000" w:rsidRPr="00000000">
        <w:rPr>
          <w:b w:val="1"/>
          <w:bCs w:val="1"/>
          <w:i w:val="1"/>
          <w:iCs w:val="1"/>
          <w:color w:val="1d1c1d"/>
          <w:rtl w:val="0"/>
        </w:rPr>
        <w:t xml:space="preserve">These are publications that are manufactured and delivered as a physical good to the warehouse/customer whether it be a book, performance set, choral octavo, CD, DVD, Sheet Music, or any variety of the above.</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after="100" w:before="100" w:lineRule="auto"/>
        <w:rPr>
          <w:b w:val="1"/>
          <w:bCs w:val="1"/>
          <w:i w:val="1"/>
          <w:iCs w:val="1"/>
          <w:color w:val="1d1c1d"/>
        </w:rPr>
      </w:pPr>
      <w:r w:rsidDel="00000000" w:rsidR="00000000" w:rsidRPr="00000000">
        <w:rPr>
          <w:b w:val="1"/>
          <w:bCs w:val="1"/>
          <w:i w:val="1"/>
          <w:iCs w:val="1"/>
          <w:color w:val="1d1c1d"/>
          <w:rtl w:val="0"/>
        </w:rPr>
        <w:t xml:space="preserve">Web SKU</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b w:val="1"/>
          <w:bCs w:val="1"/>
          <w:i w:val="1"/>
          <w:iCs w:val="1"/>
          <w:color w:val="1d1c1d"/>
          <w:rtl w:val="0"/>
        </w:rPr>
        <w:t xml:space="preserve">Unsure. </w:t>
      </w:r>
      <w:r w:rsidDel="00000000" w:rsidR="00000000" w:rsidRPr="00000000">
        <w:rPr>
          <w:rtl w:val="0"/>
        </w:rPr>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after="200" w:before="200" w:lineRule="auto"/>
        <w:ind w:left="0" w:firstLine="0"/>
        <w:rPr>
          <w:color w:val="1d1c1d"/>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sectPr>
      <w:pgSz w:h="12240" w:w="15840" w:orient="landscape"/>
      <w:pgMar w:bottom="1440" w:top="1440" w:left="1440" w:right="1440" w:header="720" w:footer="720"/>
      <w:pgNumType w:start="1"/>
      <w:sectPrChange w:author="Travis Haase" w:id="0" w:date="2026-01-30T17:25:42Z">
        <w:sectPr w:rsidR="000000" w:rsidDel="000000" w:rsidRPr="000000" w:rsidSect="000000">
          <w:pgMar w:bottom="1440" w:top="1440" w:left="1440" w:right="1440" w:header="720" w:footer="720"/>
          <w:pgNumType w:start="1"/>
          <w:pgSz w:h="15840" w:w="12240" w:orient="portrait"/>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ndy Varga" w:id="0" w:date="2026-02-01T18:30:44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put these examples side by side by category (Choral, etc.)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color w:val="1d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alfred.com" TargetMode="External"/><Relationship Id="rId21" Type="http://schemas.openxmlformats.org/officeDocument/2006/relationships/image" Target="media/image15.png"/><Relationship Id="rId24" Type="http://schemas.openxmlformats.org/officeDocument/2006/relationships/hyperlink" Target="http://alfredawssql06.alfredpub.com/reports/report/Digital_Reports/Full_MR_Upload_Table" TargetMode="External"/><Relationship Id="rId23" Type="http://schemas.openxmlformats.org/officeDocument/2006/relationships/hyperlink" Target="http://alfred.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4.png"/><Relationship Id="rId26" Type="http://schemas.openxmlformats.org/officeDocument/2006/relationships/hyperlink" Target="http://portal.alfred.com" TargetMode="External"/><Relationship Id="rId25" Type="http://schemas.openxmlformats.org/officeDocument/2006/relationships/hyperlink" Target="http://portal.alfred.com" TargetMode="External"/><Relationship Id="rId28" Type="http://schemas.openxmlformats.org/officeDocument/2006/relationships/hyperlink" Target="https://portal.alfred.com/TSM/Digital/DigitalProductSearch.aspx" TargetMode="External"/><Relationship Id="rId27" Type="http://schemas.openxmlformats.org/officeDocument/2006/relationships/hyperlink" Target="http://portal.alfred.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portal.alfred.com/TSM/Digital/DigitalProductSearch.aspx" TargetMode="External"/><Relationship Id="rId7" Type="http://schemas.openxmlformats.org/officeDocument/2006/relationships/image" Target="media/image11.png"/><Relationship Id="rId8" Type="http://schemas.openxmlformats.org/officeDocument/2006/relationships/image" Target="media/image1.png"/><Relationship Id="rId31" Type="http://schemas.openxmlformats.org/officeDocument/2006/relationships/hyperlink" Target="https://docs.google.com/document/d/1XuTianeH97I3gqfv7pOIdJwr0L_kGwDXt31SFNVTr6k/edit?tab=t.0#heading=h.k5xnolpf5zuk" TargetMode="External"/><Relationship Id="rId30" Type="http://schemas.openxmlformats.org/officeDocument/2006/relationships/hyperlink" Target="https://docs.google.com/document/d/1XuTianeH97I3gqfv7pOIdJwr0L_kGwDXt31SFNVTr6k/edit?tab=t.0#heading=h.k5xnolpf5zuk" TargetMode="External"/><Relationship Id="rId11" Type="http://schemas.openxmlformats.org/officeDocument/2006/relationships/image" Target="media/image4.png"/><Relationship Id="rId33" Type="http://schemas.openxmlformats.org/officeDocument/2006/relationships/hyperlink" Target="http://alfred.com" TargetMode="External"/><Relationship Id="rId10" Type="http://schemas.openxmlformats.org/officeDocument/2006/relationships/image" Target="media/image2.png"/><Relationship Id="rId32" Type="http://schemas.openxmlformats.org/officeDocument/2006/relationships/hyperlink" Target="http://alfred.com" TargetMode="External"/><Relationship Id="rId13" Type="http://schemas.openxmlformats.org/officeDocument/2006/relationships/image" Target="media/image12.png"/><Relationship Id="rId12"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7.png"/><Relationship Id="rId19" Type="http://schemas.openxmlformats.org/officeDocument/2006/relationships/image" Target="media/image13.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